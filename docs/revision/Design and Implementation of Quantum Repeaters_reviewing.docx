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intelligence2.xml" ContentType="application/vnd.ms-office.intelligence2+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3731BB75" w14:paraId="6D1A3B3F" wp14:textId="77777777">
      <w:pPr>
        <w:tabs>
          <w:tab w:val="left" w:pos="187"/>
        </w:tabs>
        <w:spacing w:after="0"/>
        <w:jc w:val="left"/>
        <w:rPr>
          <w:rFonts w:eastAsia="宋体"/>
          <w:b w:val="0"/>
          <w:bCs w:val="0"/>
          <w:i w:val="0"/>
          <w:iCs w:val="0"/>
          <w:sz w:val="18"/>
          <w:szCs w:val="18"/>
          <w:lang w:val="en-US" w:eastAsia="zh-CN"/>
        </w:rPr>
      </w:pPr>
      <w:r w:rsidRPr="3731BB75" w:rsidR="3731BB75">
        <w:rPr>
          <w:b w:val="0"/>
          <w:bCs w:val="0"/>
          <w:i w:val="0"/>
          <w:iCs w:val="0"/>
          <w:sz w:val="18"/>
          <w:szCs w:val="18"/>
        </w:rPr>
        <w:t>DOI: xxx</w:t>
      </w:r>
      <w:bookmarkStart w:name="_GoBack" w:id="3"/>
      <w:bookmarkEnd w:id="3"/>
    </w:p>
    <w:p xmlns:wp14="http://schemas.microsoft.com/office/word/2010/wordml" w:rsidP="3731BB75" w14:paraId="6286F9A0" wp14:textId="77777777">
      <w:pPr>
        <w:tabs>
          <w:tab w:val="left" w:pos="187"/>
        </w:tabs>
        <w:spacing w:after="0"/>
        <w:jc w:val="left"/>
        <w:rPr>
          <w:b w:val="1"/>
          <w:bCs w:val="1"/>
          <w:i w:val="1"/>
          <w:iCs w:val="1"/>
          <w:sz w:val="18"/>
          <w:szCs w:val="18"/>
        </w:rPr>
      </w:pPr>
      <w:r w:rsidRPr="3731BB75" w:rsidR="3731BB75">
        <w:rPr>
          <w:b w:val="1"/>
          <w:bCs w:val="1"/>
          <w:i w:val="1"/>
          <w:iCs w:val="1"/>
          <w:sz w:val="18"/>
          <w:szCs w:val="18"/>
        </w:rPr>
        <w:t>Type: xxx</w:t>
      </w:r>
    </w:p>
    <w:p xmlns:wp14="http://schemas.microsoft.com/office/word/2010/wordml" w14:paraId="672A6659" wp14:textId="77777777">
      <w:pPr>
        <w:pStyle w:val="32"/>
        <w:widowControl w:val="0"/>
        <w:tabs>
          <w:tab w:val="left" w:pos="187"/>
        </w:tabs>
        <w:snapToGrid w:val="0"/>
        <w:spacing w:before="0" w:after="0"/>
        <w:rPr>
          <w:sz w:val="22"/>
          <w:szCs w:val="22"/>
        </w:rPr>
      </w:pPr>
    </w:p>
    <w:p xmlns:wp14="http://schemas.microsoft.com/office/word/2010/wordml" w14:paraId="0A37501D" wp14:textId="77777777">
      <w:pPr>
        <w:pStyle w:val="32"/>
        <w:widowControl w:val="0"/>
        <w:tabs>
          <w:tab w:val="left" w:pos="187"/>
        </w:tabs>
        <w:snapToGrid w:val="0"/>
        <w:spacing w:before="0" w:after="0"/>
        <w:rPr>
          <w:sz w:val="22"/>
          <w:szCs w:val="22"/>
        </w:rPr>
      </w:pPr>
    </w:p>
    <w:p xmlns:wp14="http://schemas.microsoft.com/office/word/2010/wordml" w:rsidP="3731BB75" w14:paraId="2DDC4526" wp14:textId="587EC8B0">
      <w:pPr>
        <w:pStyle w:val="32"/>
        <w:widowControl w:val="0"/>
        <w:tabs>
          <w:tab w:val="left" w:pos="187"/>
        </w:tabs>
        <w:snapToGrid w:val="0"/>
        <w:spacing w:before="0" w:after="60"/>
      </w:pPr>
      <w:r w:rsidR="3731BB75">
        <w:rPr/>
        <w:t>Design and Implementation of Quantum Repeaters: Insights on Quantum Entanglement Purification</w:t>
      </w:r>
    </w:p>
    <w:p xmlns:wp14="http://schemas.microsoft.com/office/word/2010/wordml" w14:paraId="5DAB6C7B" wp14:textId="77777777">
      <w:pPr>
        <w:pStyle w:val="32"/>
        <w:widowControl w:val="0"/>
        <w:tabs>
          <w:tab w:val="left" w:pos="187"/>
        </w:tabs>
        <w:snapToGrid w:val="0"/>
        <w:spacing w:before="0" w:after="0"/>
        <w:rPr>
          <w:sz w:val="22"/>
          <w:szCs w:val="22"/>
        </w:rPr>
      </w:pPr>
    </w:p>
    <w:p xmlns:wp14="http://schemas.microsoft.com/office/word/2010/wordml" w:rsidP="2DEE50D4" w14:paraId="4E35D8D4" wp14:textId="68A5A742">
      <w:pPr>
        <w:pStyle w:val="34"/>
        <w:keepNext w:val="0"/>
        <w:widowControl w:val="0"/>
        <w:tabs>
          <w:tab w:val="left" w:pos="187"/>
        </w:tabs>
        <w:snapToGrid w:val="0"/>
        <w:spacing w:before="0" w:after="240"/>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pPr>
      <w:r w:rsidRPr="2DEE50D4" w:rsidR="2DEE50D4">
        <w:rPr>
          <w:i w:val="0"/>
          <w:iCs w:val="0"/>
          <w:sz w:val="22"/>
          <w:szCs w:val="22"/>
        </w:rPr>
        <w:t>Karoki A. Mũgambi</w:t>
      </w:r>
      <w:r w:rsidRPr="2DEE50D4" w:rsidR="2DEE50D4">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t>*</w:t>
      </w:r>
      <w:r w:rsidRPr="2DEE50D4" w:rsidR="2DEE50D4">
        <w:rPr>
          <w:i w:val="0"/>
          <w:iCs w:val="0"/>
          <w:sz w:val="22"/>
          <w:szCs w:val="22"/>
          <w:vertAlign w:val="superscript"/>
        </w:rPr>
        <w:t xml:space="preserve"> </w:t>
      </w:r>
      <w:r w:rsidRPr="2DEE50D4" w:rsidR="2DEE50D4">
        <w:rPr>
          <w:i w:val="0"/>
          <w:iCs w:val="0"/>
          <w:sz w:val="22"/>
          <w:szCs w:val="22"/>
        </w:rPr>
        <w:t xml:space="preserve">and Geoffrey O. </w:t>
      </w:r>
      <w:r w:rsidRPr="2DEE50D4" w:rsidR="2DEE50D4">
        <w:rPr>
          <w:i w:val="0"/>
          <w:iCs w:val="0"/>
          <w:sz w:val="22"/>
          <w:szCs w:val="22"/>
        </w:rPr>
        <w:t>Okeng’o</w:t>
      </w:r>
    </w:p>
    <w:p xmlns:wp14="http://schemas.microsoft.com/office/word/2010/wordml" w:rsidP="3B6EDE19" w14:paraId="76F8E1F0" wp14:textId="0B6CB97B">
      <w:pPr>
        <w:pStyle w:val="1"/>
        <w:widowControl w:val="0"/>
        <w:tabs>
          <w:tab w:val="left" w:pos="187"/>
        </w:tabs>
        <w:snapToGrid w:val="0"/>
        <w:jc w:val="center"/>
        <w:rPr>
          <w:sz w:val="18"/>
          <w:szCs w:val="18"/>
        </w:rPr>
      </w:pPr>
      <w:r w:rsidRPr="0269C104" w:rsidR="0269C104">
        <w:rPr>
          <w:sz w:val="18"/>
          <w:szCs w:val="18"/>
        </w:rPr>
        <w:t>The Astrophysics and Space Science Research Group, Department of Physics, Faculty of Science and Technology, University of Nairobi, P.O. Box 30197 – 00100 Nairobi, Kenya.</w:t>
      </w:r>
    </w:p>
    <w:p xmlns:wp14="http://schemas.microsoft.com/office/word/2010/wordml" w:rsidP="2DEE50D4" w14:paraId="7DDBE307" wp14:textId="2F0F6C43">
      <w:pPr>
        <w:pStyle w:val="1"/>
        <w:widowControl w:val="0"/>
        <w:tabs>
          <w:tab w:val="left" w:pos="187"/>
        </w:tabs>
        <w:snapToGrid w:val="0"/>
        <w:jc w:val="center"/>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vertAlign w:val="superscript"/>
          <w:lang w:val="en-US"/>
        </w:rPr>
        <w:t>*</w:t>
      </w:r>
      <w:r w:rsidRPr="2DEE50D4" w:rsidR="2DEE50D4">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Corresponding Author: Karoki A. Mũgambi. Email: karokianthony.tphy@gmail.com</w:t>
      </w:r>
    </w:p>
    <w:p xmlns:wp14="http://schemas.microsoft.com/office/word/2010/wordml" w14:paraId="28C99668" wp14:textId="77777777">
      <w:pPr>
        <w:widowControl w:val="0"/>
        <w:tabs>
          <w:tab w:val="left" w:pos="187"/>
        </w:tabs>
        <w:snapToGrid w:val="0"/>
        <w:jc w:val="center"/>
        <w:rPr>
          <w:sz w:val="18"/>
          <w:szCs w:val="18"/>
        </w:rPr>
      </w:pPr>
      <w:r w:rsidRPr="3731BB75" w:rsidR="3731BB75">
        <w:rPr>
          <w:sz w:val="18"/>
          <w:szCs w:val="18"/>
        </w:rPr>
        <w:t xml:space="preserve">Received: XX Month 202X; </w:t>
      </w:r>
      <w:r w:rsidRPr="3731BB75" w:rsidR="3731BB75">
        <w:rPr>
          <w:sz w:val="18"/>
          <w:szCs w:val="18"/>
        </w:rPr>
        <w:t>Accepted</w:t>
      </w:r>
      <w:r w:rsidRPr="3731BB75" w:rsidR="3731BB75">
        <w:rPr>
          <w:sz w:val="18"/>
          <w:szCs w:val="18"/>
        </w:rPr>
        <w:t xml:space="preserve">: XX Month 202X </w:t>
      </w:r>
    </w:p>
    <w:p xmlns:wp14="http://schemas.microsoft.com/office/word/2010/wordml" w:rsidP="3731BB75" w14:paraId="2A08D874" wp14:textId="2D308632">
      <w:pPr>
        <w:widowControl w:val="0"/>
        <w:tabs>
          <w:tab w:val="left" w:pos="187"/>
        </w:tabs>
        <w:snapToGrid w:val="0"/>
        <w:spacing w:before="480" w:beforeLines="200" w:after="240" w:afterLines="100"/>
        <w:ind w:left="1418" w:right="1418"/>
        <w:rPr>
          <w:sz w:val="20"/>
          <w:szCs w:val="20"/>
        </w:rPr>
      </w:pPr>
      <w:r w:rsidRPr="2DEE50D4" w:rsidR="2DEE50D4">
        <w:rPr>
          <w:b w:val="1"/>
          <w:bCs w:val="1"/>
          <w:sz w:val="20"/>
          <w:szCs w:val="20"/>
        </w:rPr>
        <w:t xml:space="preserve">Abstract: </w:t>
      </w:r>
      <w:r w:rsidRPr="2DEE50D4" w:rsidR="2DEE50D4">
        <w:rPr>
          <w:sz w:val="20"/>
          <w:szCs w:val="20"/>
        </w:rPr>
        <w:t xml:space="preserve">Quantum communication is a groundbreaking technology that is driving the future of information transmission and communication technologies to a new paradigm. It relies on quantum entanglement to </w:t>
      </w:r>
      <w:r w:rsidRPr="2DEE50D4" w:rsidR="2DEE50D4">
        <w:rPr>
          <w:sz w:val="20"/>
          <w:szCs w:val="20"/>
        </w:rPr>
        <w:t>facilitate</w:t>
      </w:r>
      <w:r w:rsidRPr="2DEE50D4" w:rsidR="2DEE50D4">
        <w:rPr>
          <w:sz w:val="20"/>
          <w:szCs w:val="20"/>
        </w:rPr>
        <w:t xml:space="preserve"> the transmission of quantum states between parties. Quantum repeaters are crucial in </w:t>
      </w:r>
      <w:r w:rsidRPr="2DEE50D4" w:rsidR="2DEE50D4">
        <w:rPr>
          <w:sz w:val="20"/>
          <w:szCs w:val="20"/>
        </w:rPr>
        <w:t>facilitating</w:t>
      </w:r>
      <w:r w:rsidRPr="2DEE50D4" w:rsidR="2DEE50D4">
        <w:rPr>
          <w:sz w:val="20"/>
          <w:szCs w:val="20"/>
        </w:rPr>
        <w:t xml:space="preserve"> long-distance transmission. They extend the transmission range by fragmenting the channel into multiple small segments where they perform entanglement swapping between each segment endpoints until the sender and receiver become entangled, forming a complete quantum link for communication. This research focuses on quantum entanglement purification, a protocol aimed at </w:t>
      </w:r>
      <w:r w:rsidRPr="2DEE50D4" w:rsidR="2DEE50D4">
        <w:rPr>
          <w:sz w:val="20"/>
          <w:szCs w:val="20"/>
        </w:rPr>
        <w:t>maintaining</w:t>
      </w:r>
      <w:r w:rsidRPr="2DEE50D4" w:rsidR="2DEE50D4">
        <w:rPr>
          <w:sz w:val="20"/>
          <w:szCs w:val="20"/>
        </w:rPr>
        <w:t xml:space="preserve"> high fidelity entangled states above the operational threshold of the communication channel. Our study investigates the </w:t>
      </w:r>
      <w:r w:rsidRPr="2DEE50D4" w:rsidR="2DEE50D4">
        <w:rPr>
          <w:sz w:val="20"/>
          <w:szCs w:val="20"/>
        </w:rPr>
        <w:t>optimal</w:t>
      </w:r>
      <w:r w:rsidRPr="2DEE50D4" w:rsidR="2DEE50D4">
        <w:rPr>
          <w:sz w:val="20"/>
          <w:szCs w:val="20"/>
        </w:rPr>
        <w:t xml:space="preserve"> stage for executing the purification protocol and applies optimization schemes to evaluate various purification protocols. We </w:t>
      </w:r>
      <w:r w:rsidRPr="2DEE50D4" w:rsidR="2DEE50D4">
        <w:rPr>
          <w:sz w:val="20"/>
          <w:szCs w:val="20"/>
        </w:rPr>
        <w:t>utilize</w:t>
      </w:r>
      <w:r w:rsidRPr="2DEE50D4" w:rsidR="2DEE50D4">
        <w:rPr>
          <w:sz w:val="20"/>
          <w:szCs w:val="20"/>
        </w:rPr>
        <w:t xml:space="preserve"> IBM </w:t>
      </w:r>
      <w:r w:rsidRPr="2DEE50D4" w:rsidR="2DEE50D4">
        <w:rPr>
          <w:sz w:val="20"/>
          <w:szCs w:val="20"/>
        </w:rPr>
        <w:t>Qiskit</w:t>
      </w:r>
      <w:r w:rsidRPr="2DEE50D4" w:rsidR="2DEE50D4">
        <w:rPr>
          <w:sz w:val="20"/>
          <w:szCs w:val="20"/>
        </w:rPr>
        <w:t xml:space="preserve"> for circuit implementation and simulation. The results offer valuable insights into future approaches to implementing practical quantum repeaters and shed light on existing and </w:t>
      </w:r>
      <w:r w:rsidRPr="2DEE50D4" w:rsidR="2DEE50D4">
        <w:rPr>
          <w:sz w:val="20"/>
          <w:szCs w:val="20"/>
        </w:rPr>
        <w:t>anticipated</w:t>
      </w:r>
      <w:r w:rsidRPr="2DEE50D4" w:rsidR="2DEE50D4">
        <w:rPr>
          <w:sz w:val="20"/>
          <w:szCs w:val="20"/>
        </w:rPr>
        <w:t xml:space="preserve"> challenges. </w:t>
      </w:r>
    </w:p>
    <w:p xmlns:wp14="http://schemas.microsoft.com/office/word/2010/wordml" w14:paraId="309F0335" wp14:textId="403BD250">
      <w:pPr>
        <w:widowControl w:val="0"/>
        <w:tabs>
          <w:tab w:val="left" w:pos="187"/>
        </w:tabs>
        <w:snapToGrid w:val="0"/>
        <w:spacing w:after="0"/>
        <w:ind w:left="1417" w:right="1417"/>
        <w:rPr>
          <w:sz w:val="20"/>
          <w:szCs w:val="20"/>
        </w:rPr>
      </w:pPr>
      <w:r w:rsidRPr="3B6EDE19" w:rsidR="3B6EDE19">
        <w:rPr>
          <w:b w:val="1"/>
          <w:bCs w:val="1"/>
          <w:sz w:val="20"/>
          <w:szCs w:val="20"/>
        </w:rPr>
        <w:t>Keywords:</w:t>
      </w:r>
      <w:r w:rsidRPr="3B6EDE19" w:rsidR="3B6EDE19">
        <w:rPr>
          <w:sz w:val="20"/>
          <w:szCs w:val="20"/>
        </w:rPr>
        <w:t xml:space="preserve"> Quantum repeaters; quantum entanglement; entanglement purification; quantum communication; entanglement swapping</w:t>
      </w:r>
    </w:p>
    <w:p xmlns:wp14="http://schemas.microsoft.com/office/word/2010/wordml" w:rsidP="3731BB75" w14:paraId="64DDFCA6" wp14:textId="77777777">
      <w:pPr>
        <w:pStyle w:val="31"/>
        <w:widowControl w:val="0"/>
        <w:tabs>
          <w:tab w:val="left" w:pos="187"/>
        </w:tabs>
        <w:snapToGrid w:val="0"/>
        <w:spacing w:before="240"/>
        <w:rPr>
          <w:b w:val="1"/>
          <w:bCs w:val="1"/>
        </w:rPr>
      </w:pPr>
      <w:r w:rsidRPr="3731BB75" w:rsidR="3731BB75">
        <w:rPr>
          <w:b w:val="1"/>
          <w:bCs w:val="1"/>
        </w:rPr>
        <w:t>1</w:t>
      </w:r>
      <w:r>
        <w:tab/>
      </w:r>
      <w:r w:rsidRPr="3731BB75" w:rsidR="3731BB75">
        <w:rPr>
          <w:b w:val="1"/>
          <w:bCs w:val="1"/>
        </w:rPr>
        <w:t>Introduction</w:t>
      </w:r>
    </w:p>
    <w:p xmlns:wp14="http://schemas.microsoft.com/office/word/2010/wordml" w14:paraId="7ABB3423" wp14:textId="4DAA03C0">
      <w:pPr>
        <w:pStyle w:val="31"/>
        <w:widowControl w:val="0"/>
        <w:tabs>
          <w:tab w:val="left" w:pos="187"/>
        </w:tabs>
        <w:snapToGrid w:val="0"/>
        <w:spacing w:before="0"/>
      </w:pPr>
      <w:r>
        <w:tab/>
      </w:r>
      <w:r>
        <w:rPr/>
        <w:t xml:space="preserve">    </w:t>
      </w:r>
      <w:r w:rsidR="3731BB75">
        <w:rPr/>
        <w:t>Quantum communication leverages the principles of quantum mechanics to transmit quantum information between remote locations. The quantum information is encoded in a qubit - the basic unit of quantum information. At the core of quantum communication is the principle of quantum entanglement, which gives rise to the phenomena of quantum teleportation as a new paradigm protocol for communication [1].</w:t>
      </w:r>
    </w:p>
    <w:p xmlns:wp14="http://schemas.microsoft.com/office/word/2010/wordml" w:rsidP="3731BB75" w14:paraId="3AC76D41" wp14:textId="75B89831">
      <w:pPr>
        <w:pStyle w:val="31"/>
        <w:widowControl w:val="0"/>
        <w:tabs>
          <w:tab w:val="left" w:pos="187"/>
        </w:tabs>
        <w:snapToGrid w:val="0"/>
        <w:spacing w:before="0"/>
        <w:ind w:firstLine="187"/>
      </w:pPr>
      <w:r w:rsidR="12D4B83D">
        <w:rPr/>
        <w:t>Currently, active experimental works in quantum communication channels are carried out either in optical fibres or free space, both of which are affected by noise during transmission. The photon intensity is attenuated exponentially with transmission distance [2</w:t>
      </w:r>
      <w:ins w:author="Karoki Mũgambi" w:date="2023-10-18T13:12:05.63Z" w:id="1692886404">
        <w:r w:rsidR="12D4B83D">
          <w:t>]</w:t>
        </w:r>
      </w:ins>
      <w:ins w:author="Karoki Mũgambi" w:date="2023-10-18T13:11:56.575Z" w:id="1557824474">
        <w:r w:rsidR="12D4B83D">
          <w:t xml:space="preserve">, </w:t>
        </w:r>
      </w:ins>
      <w:ins w:author="Karoki Mũgambi" w:date="2023-10-18T13:12:01.747Z" w:id="465045266">
        <w:r w:rsidR="12D4B83D">
          <w:t>[</w:t>
        </w:r>
      </w:ins>
      <w:ins w:author="Karoki Mũgambi" w:date="2023-10-18T13:07:37.795Z" w:id="1926399119">
        <w:r w:rsidR="12D4B83D">
          <w:t>3</w:t>
        </w:r>
      </w:ins>
      <w:r w:rsidR="12D4B83D">
        <w:rPr/>
        <w:t>]. This limits long-distance communication channels. Quantum repeaters were introduced to overcome this long-distance limitation [</w:t>
      </w:r>
      <w:ins w:author="Karoki Mũgambi" w:date="2023-10-18T13:08:33.195Z" w:id="1195690375">
        <w:r w:rsidR="12D4B83D">
          <w:t>4</w:t>
        </w:r>
      </w:ins>
      <w:del w:author="Karoki Mũgambi" w:date="2023-10-18T13:08:20.463Z" w:id="725260335">
        <w:r w:rsidDel="12D4B83D">
          <w:delText>3</w:delText>
        </w:r>
      </w:del>
      <w:r w:rsidR="12D4B83D">
        <w:rPr/>
        <w:t>].</w:t>
      </w:r>
    </w:p>
    <w:p xmlns:wp14="http://schemas.microsoft.com/office/word/2010/wordml" w:rsidP="3731BB75" w14:paraId="65D06D89" wp14:textId="1F962ED5">
      <w:pPr>
        <w:pStyle w:val="31"/>
        <w:widowControl w:val="0"/>
        <w:tabs>
          <w:tab w:val="left" w:leader="none" w:pos="187"/>
        </w:tabs>
        <w:bidi w:val="0"/>
        <w:spacing w:before="0" w:beforeAutospacing="off" w:after="60" w:afterAutospacing="off" w:line="259" w:lineRule="auto"/>
        <w:ind w:left="0" w:right="0" w:firstLine="720"/>
        <w:jc w:val="both"/>
      </w:pPr>
      <w:r w:rsidR="12D4B83D">
        <w:rPr/>
        <w:t xml:space="preserve">Quantum repeaters are devices that extend the range of quantum channels. They do so by fragmenting communication channels into small segments composed of nodes or relay stations, each with a quantum repeater that teleports entangled states between adjacent nodes. We note that the terms nodes, relay stations and stations are here used interchangeably and imply the same thing unless otherwise </w:t>
      </w:r>
      <w:r w:rsidR="12D4B83D">
        <w:rPr/>
        <w:t>stated</w:t>
      </w:r>
      <w:r w:rsidR="12D4B83D">
        <w:rPr/>
        <w:t>. The length of the segments is chosen such that it is less than the attenuation length of the channel [</w:t>
      </w:r>
      <w:ins w:author="Karoki Mũgambi" w:date="2023-10-18T13:09:22.13Z" w:id="1675477396">
        <w:r w:rsidR="12D4B83D">
          <w:t>5</w:t>
        </w:r>
      </w:ins>
      <w:del w:author="Karoki Mũgambi" w:date="2023-10-18T13:09:21.727Z" w:id="1944797223">
        <w:r w:rsidDel="12D4B83D">
          <w:delText>4</w:delText>
        </w:r>
      </w:del>
      <w:r w:rsidR="12D4B83D">
        <w:rPr/>
        <w:t xml:space="preserve">]. Entanglement is </w:t>
      </w:r>
      <w:r w:rsidR="12D4B83D">
        <w:rPr/>
        <w:t>established</w:t>
      </w:r>
      <w:r w:rsidR="12D4B83D">
        <w:rPr/>
        <w:t xml:space="preserve"> between adjacent nodes using quantum entanglement switching protocol, eventually forming a large-scale quantum link from the sender to the receiver station [2], [</w:t>
      </w:r>
      <w:ins w:author="Karoki Mũgambi" w:date="2023-10-18T13:09:54.458Z" w:id="246303284">
        <w:r w:rsidR="12D4B83D">
          <w:t>6</w:t>
        </w:r>
      </w:ins>
      <w:del w:author="Karoki Mũgambi" w:date="2023-10-18T13:09:54.025Z" w:id="332545028">
        <w:r w:rsidDel="12D4B83D">
          <w:delText>5</w:delText>
        </w:r>
      </w:del>
      <w:r w:rsidR="12D4B83D">
        <w:rPr/>
        <w:t>].</w:t>
      </w:r>
    </w:p>
    <w:p xmlns:wp14="http://schemas.microsoft.com/office/word/2010/wordml" w:rsidP="3731BB75" w14:paraId="458EE093" wp14:textId="732CF748">
      <w:pPr>
        <w:pStyle w:val="31"/>
        <w:widowControl w:val="0"/>
        <w:tabs>
          <w:tab w:val="left" w:pos="187"/>
        </w:tabs>
        <w:snapToGrid w:val="0"/>
        <w:spacing w:before="0"/>
        <w:ind w:firstLine="720"/>
      </w:pPr>
      <w:r w:rsidR="12D4B83D">
        <w:rPr/>
        <w:t>The main components of a quantum repeater include; quantum entanglement switching for swapping entangled states between adjacent nodes, quantum memory for storing quantum states for efficient on demand retrieval and quantum entanglement purification for enhancing the fidelity of the entangled states. These components have a few limitations arising from imperfections in the source of entangled particles, the quantum operations involved and the interconnecting communication channels [</w:t>
      </w:r>
      <w:ins w:author="Karoki Mũgambi" w:date="2023-10-18T13:12:41.127Z" w:id="1337429009">
        <w:r w:rsidR="12D4B83D">
          <w:t>7</w:t>
        </w:r>
      </w:ins>
      <w:del w:author="Karoki Mũgambi" w:date="2023-10-18T13:12:40.808Z" w:id="1132852065">
        <w:r w:rsidDel="12D4B83D">
          <w:delText>6</w:delText>
        </w:r>
      </w:del>
      <w:r w:rsidR="12D4B83D">
        <w:rPr/>
        <w:t>].</w:t>
      </w:r>
    </w:p>
    <w:p xmlns:wp14="http://schemas.microsoft.com/office/word/2010/wordml" w:rsidP="3731BB75" w14:paraId="645D2255" wp14:textId="5C9ABC25">
      <w:pPr>
        <w:pStyle w:val="31"/>
        <w:widowControl w:val="0"/>
        <w:tabs>
          <w:tab w:val="left" w:pos="187"/>
        </w:tabs>
        <w:snapToGrid w:val="0"/>
        <w:spacing w:before="0"/>
        <w:ind w:firstLine="720"/>
      </w:pPr>
      <w:r w:rsidR="12D4B83D">
        <w:rPr/>
        <w:t xml:space="preserve">Despite these limitations, quantum repeaters have been successfully </w:t>
      </w:r>
      <w:r w:rsidR="12D4B83D">
        <w:rPr/>
        <w:t>demonstrated</w:t>
      </w:r>
      <w:r w:rsidR="12D4B83D">
        <w:rPr/>
        <w:t xml:space="preserve"> in experiments, such as Herbst et al., who managed to use a quantum repeater to teleport an entangled state, a photon, between the Canary Islands of La Palma to Tenerife, about 143 km [</w:t>
      </w:r>
      <w:ins w:author="Karoki Mũgambi" w:date="2023-10-18T13:12:59.672Z" w:id="228095210">
        <w:r w:rsidR="12D4B83D">
          <w:t>7</w:t>
        </w:r>
      </w:ins>
      <w:del w:author="Karoki Mũgambi" w:date="2023-10-18T13:12:59.379Z" w:id="1671833062">
        <w:r w:rsidDel="12D4B83D">
          <w:delText>6</w:delText>
        </w:r>
      </w:del>
      <w:r w:rsidR="12D4B83D">
        <w:rPr/>
        <w:t>]. The entanglement swapping experiment used two polarization-entangled photon pairs generated in two identical spontaneous parametric down-conversion (SPDC) sources using a non-linear crystal, β-barium borate (BBO) [</w:t>
      </w:r>
      <w:ins w:author="Karoki Mũgambi" w:date="2023-10-18T13:13:10.59Z" w:id="2044183005">
        <w:r w:rsidR="12D4B83D">
          <w:t>7</w:t>
        </w:r>
      </w:ins>
      <w:del w:author="Karoki Mũgambi" w:date="2023-10-18T13:13:10.307Z" w:id="1176663247">
        <w:r w:rsidDel="12D4B83D">
          <w:delText>6</w:delText>
        </w:r>
      </w:del>
      <w:r w:rsidR="12D4B83D">
        <w:rPr/>
        <w:t>].</w:t>
      </w:r>
    </w:p>
    <w:p xmlns:wp14="http://schemas.microsoft.com/office/word/2010/wordml" w:rsidP="3731BB75" w14:paraId="0054D188" wp14:textId="78039403">
      <w:pPr>
        <w:pStyle w:val="31"/>
        <w:widowControl w:val="0"/>
        <w:tabs>
          <w:tab w:val="left" w:pos="187"/>
        </w:tabs>
        <w:snapToGrid w:val="0"/>
        <w:spacing w:before="0"/>
        <w:ind w:firstLine="720"/>
      </w:pPr>
      <w:r w:rsidR="12D4B83D">
        <w:rPr/>
        <w:t xml:space="preserve">Quantum entanglement purification protocol is a key </w:t>
      </w:r>
      <w:r w:rsidR="12D4B83D">
        <w:rPr/>
        <w:t>component</w:t>
      </w:r>
      <w:r w:rsidR="12D4B83D">
        <w:rPr/>
        <w:t xml:space="preserve"> in quantum repeaters, necessary in first generation or near-term quantum repeaters [</w:t>
      </w:r>
      <w:ins w:author="Karoki Mũgambi" w:date="2023-10-18T13:13:24.721Z" w:id="1458056210">
        <w:r w:rsidR="12D4B83D">
          <w:t>8</w:t>
        </w:r>
      </w:ins>
      <w:del w:author="Karoki Mũgambi" w:date="2023-10-18T13:13:24.32Z" w:id="2063084666">
        <w:r w:rsidDel="12D4B83D">
          <w:delText>7</w:delText>
        </w:r>
      </w:del>
      <w:r w:rsidR="12D4B83D">
        <w:rPr/>
        <w:t xml:space="preserve">]. It is essential in ensuring entangled states </w:t>
      </w:r>
      <w:r w:rsidR="12D4B83D">
        <w:rPr/>
        <w:t>maintain</w:t>
      </w:r>
      <w:r w:rsidR="12D4B83D">
        <w:rPr/>
        <w:t xml:space="preserve"> high fidelity throughout the transmission [</w:t>
      </w:r>
      <w:ins w:author="Karoki Mũgambi" w:date="2023-10-18T13:13:34.06Z" w:id="1680410950">
        <w:r w:rsidR="12D4B83D">
          <w:t>9</w:t>
        </w:r>
      </w:ins>
      <w:del w:author="Karoki Mũgambi" w:date="2023-10-18T13:13:33.585Z" w:id="650629464">
        <w:r w:rsidDel="12D4B83D">
          <w:delText>8</w:delText>
        </w:r>
      </w:del>
      <w:r w:rsidR="12D4B83D">
        <w:rPr/>
        <w:t>], thereby compensating for loss of fidelity due to noise or imperfections in the communication channel. The two purification protocols employed in this research are: Bennett's protocol [</w:t>
      </w:r>
      <w:ins w:author="Karoki Mũgambi" w:date="2023-10-18T13:13:50.921Z" w:id="1998746233">
        <w:r w:rsidR="12D4B83D">
          <w:t>9</w:t>
        </w:r>
      </w:ins>
      <w:del w:author="Karoki Mũgambi" w:date="2023-10-18T13:13:50.495Z" w:id="1344525735">
        <w:r w:rsidDel="12D4B83D">
          <w:delText>8</w:delText>
        </w:r>
      </w:del>
      <w:r w:rsidR="12D4B83D">
        <w:rPr/>
        <w:t>] and Deutsch's protocol [</w:t>
      </w:r>
      <w:ins w:author="Karoki Mũgambi" w:date="2023-10-18T13:13:57.515Z" w:id="995351011">
        <w:r w:rsidR="12D4B83D">
          <w:t>10</w:t>
        </w:r>
      </w:ins>
      <w:del w:author="Karoki Mũgambi" w:date="2023-10-18T13:13:56.9Z" w:id="1079080319">
        <w:r w:rsidDel="12D4B83D">
          <w:delText>9</w:delText>
        </w:r>
      </w:del>
      <w:r w:rsidR="12D4B83D">
        <w:rPr/>
        <w:t>]. Performance aspects considered for the purification protocols are; fidelity of the purified Bell pair, success probability and circuit length [1</w:t>
      </w:r>
      <w:ins w:author="Karoki Mũgambi" w:date="2023-10-18T13:14:09.713Z" w:id="1777803450">
        <w:r w:rsidR="12D4B83D">
          <w:t>1</w:t>
        </w:r>
      </w:ins>
      <w:del w:author="Karoki Mũgambi" w:date="2023-10-18T13:14:09.331Z" w:id="347321068">
        <w:r w:rsidDel="12D4B83D">
          <w:delText>0</w:delText>
        </w:r>
      </w:del>
      <w:r w:rsidR="12D4B83D">
        <w:rPr/>
        <w:t>]. All protocols work towards obtaining shorter circuits that achieve higher success rates and improved final fidelities [1</w:t>
      </w:r>
      <w:ins w:author="Karoki Mũgambi" w:date="2023-10-18T13:14:15.466Z" w:id="1266479998">
        <w:r w:rsidR="12D4B83D">
          <w:t>1</w:t>
        </w:r>
      </w:ins>
      <w:del w:author="Karoki Mũgambi" w:date="2023-10-18T13:14:14.987Z" w:id="787164224">
        <w:r w:rsidDel="12D4B83D">
          <w:delText>0</w:delText>
        </w:r>
      </w:del>
      <w:r w:rsidR="12D4B83D">
        <w:rPr/>
        <w:t>].</w:t>
      </w:r>
    </w:p>
    <w:p xmlns:wp14="http://schemas.microsoft.com/office/word/2010/wordml" w:rsidP="3731BB75" w14:paraId="62F970E8" wp14:textId="41AA9EE8">
      <w:pPr>
        <w:pStyle w:val="31"/>
        <w:widowControl w:val="0"/>
        <w:tabs>
          <w:tab w:val="left" w:pos="187"/>
        </w:tabs>
        <w:snapToGrid w:val="0"/>
        <w:spacing w:before="0"/>
        <w:ind w:firstLine="720"/>
      </w:pPr>
      <w:r w:rsidR="22A0B304">
        <w:rPr/>
        <w:t>Quantum repeaters are necessary for future quantum communication technologies such as quantum internet [</w:t>
      </w:r>
      <w:ins w:author="Karoki Mũgambi" w:date="2023-10-18T13:14:59.046Z" w:id="1957912651">
        <w:r w:rsidR="22A0B304">
          <w:t>4</w:t>
        </w:r>
      </w:ins>
      <w:del w:author="Karoki Mũgambi" w:date="2023-10-18T13:14:58.675Z" w:id="1187008946">
        <w:r w:rsidDel="22A0B304">
          <w:delText>3</w:delText>
        </w:r>
      </w:del>
      <w:r w:rsidR="22A0B304">
        <w:rPr/>
        <w:t>], [</w:t>
      </w:r>
      <w:ins w:author="Karoki Mũgambi" w:date="2023-10-18T13:15:02.231Z" w:id="566531028">
        <w:r w:rsidR="22A0B304">
          <w:t>6</w:t>
        </w:r>
      </w:ins>
      <w:del w:author="Karoki Mũgambi" w:date="2023-10-18T13:15:01.73Z" w:id="58093150">
        <w:r w:rsidDel="22A0B304">
          <w:delText>5</w:delText>
        </w:r>
      </w:del>
      <w:r w:rsidR="22A0B304">
        <w:rPr/>
        <w:t>]. They will extend the range of transmission links to inter-continental global scale, powering the future of a global quantum network.</w:t>
      </w:r>
      <w:ins w:author="Karoki Mũgambi" w:date="2023-10-22T15:43:58.233Z" w:id="862081507">
        <w:r w:rsidR="22A0B304">
          <w:t xml:space="preserve"> A notable endeavour in th</w:t>
        </w:r>
        <w:r w:rsidR="22A0B304">
          <w:t xml:space="preserve">is regard involves </w:t>
        </w:r>
      </w:ins>
      <w:ins w:author="Karoki Mũgambi" w:date="2023-10-22T15:44:17.986Z" w:id="962086276">
        <w:r w:rsidR="22A0B304">
          <w:t>efforts</w:t>
        </w:r>
      </w:ins>
      <w:ins w:author="Karoki Mũgambi" w:date="2023-10-22T15:43:58.233Z" w:id="1539922786">
        <w:r w:rsidR="22A0B304">
          <w:t xml:space="preserve"> to deploy quantum repeaters in already existing optical fibre infrastructure </w:t>
        </w:r>
      </w:ins>
      <w:ins w:author="Karoki Mũgambi" w:date="2023-10-22T15:44:00.787Z" w:id="2147032863">
        <w:r w:rsidR="22A0B304">
          <w:t>[12]</w:t>
        </w:r>
      </w:ins>
      <w:ins w:author="Karoki Mũgambi" w:date="2023-10-22T15:43:58.233Z" w:id="1520024054">
        <w:r w:rsidR="22A0B304">
          <w:t>.</w:t>
        </w:r>
      </w:ins>
      <w:r w:rsidR="22A0B304">
        <w:rPr/>
        <w:t xml:space="preserve"> However, </w:t>
      </w:r>
      <w:ins w:author="Karoki Mũgambi" w:date="2023-10-22T15:44:37.462Z" w:id="56199639">
        <w:r w:rsidR="22A0B304">
          <w:t xml:space="preserve">their practical </w:t>
        </w:r>
      </w:ins>
      <w:r w:rsidR="22A0B304">
        <w:rPr/>
        <w:t>implement</w:t>
      </w:r>
      <w:ins w:author="Karoki Mũgambi" w:date="2023-10-22T15:44:45.261Z" w:id="2081532551">
        <w:r w:rsidR="22A0B304">
          <w:t>ation in</w:t>
        </w:r>
      </w:ins>
      <w:del w:author="Karoki Mũgambi" w:date="2023-10-22T15:44:47.77Z" w:id="1458762762">
        <w:r w:rsidDel="22A0B304">
          <w:delText>ing them in</w:delText>
        </w:r>
      </w:del>
      <w:r w:rsidR="22A0B304">
        <w:rPr/>
        <w:t xml:space="preserve"> the real world is a huge technological challenge. There is a lot of ongoing research </w:t>
      </w:r>
      <w:ins w:author="Karoki Mũgambi" w:date="2023-10-22T15:45:04.066Z" w:id="1607182080">
        <w:r w:rsidR="22A0B304">
          <w:t>investigating</w:t>
        </w:r>
      </w:ins>
      <w:del w:author="Karoki Mũgambi" w:date="2023-10-22T15:45:05.09Z" w:id="1405427949">
        <w:r w:rsidDel="22A0B304">
          <w:delText>into</w:delText>
        </w:r>
      </w:del>
      <w:r w:rsidR="22A0B304">
        <w:rPr/>
        <w:t xml:space="preserve"> the individual components and full-scale architecture of</w:t>
      </w:r>
      <w:del w:author="Karoki Mũgambi" w:date="2023-10-22T15:45:12.792Z" w:id="1501294659">
        <w:r w:rsidDel="22A0B304">
          <w:delText xml:space="preserve"> a</w:delText>
        </w:r>
      </w:del>
      <w:r w:rsidR="22A0B304">
        <w:rPr/>
        <w:t xml:space="preserve"> quantum repeater</w:t>
      </w:r>
      <w:ins w:author="Karoki Mũgambi" w:date="2023-10-22T15:45:19.634Z" w:id="1055442888">
        <w:r w:rsidR="22A0B304">
          <w:t xml:space="preserve"> systems</w:t>
        </w:r>
      </w:ins>
      <w:r w:rsidR="22A0B304">
        <w:rPr/>
        <w:t>.</w:t>
      </w:r>
    </w:p>
    <w:p xmlns:wp14="http://schemas.microsoft.com/office/word/2010/wordml" w:rsidP="3731BB75" w14:paraId="570BE7DA" wp14:textId="04D84416">
      <w:pPr>
        <w:pStyle w:val="1"/>
        <w:widowControl w:val="0"/>
        <w:tabs>
          <w:tab w:val="left" w:pos="187"/>
        </w:tabs>
        <w:snapToGrid w:val="0"/>
        <w:spacing w:before="0"/>
        <w:ind w:firstLine="440" w:firstLineChars="200"/>
        <w:rPr>
          <w:b w:val="1"/>
          <w:bCs w:val="1"/>
        </w:rPr>
      </w:pPr>
      <w:r w:rsidR="3731BB75">
        <w:rPr/>
        <w:t>This research paper presents the full-scale architecture of a quantum repeater designed and implemented using quantum circuits executed on a quantum computer. We used the said quantum repeater implementation to study quantum entanglement purification.</w:t>
      </w:r>
    </w:p>
    <w:p xmlns:wp14="http://schemas.microsoft.com/office/word/2010/wordml" w:rsidP="3731BB75" w14:paraId="7278E017" wp14:textId="334246FA">
      <w:pPr>
        <w:pStyle w:val="33"/>
        <w:widowControl w:val="0"/>
        <w:tabs>
          <w:tab w:val="left" w:pos="187"/>
        </w:tabs>
        <w:snapToGrid w:val="0"/>
        <w:spacing w:before="240" w:after="60"/>
        <w:rPr>
          <w:b w:val="1"/>
          <w:bCs w:val="1"/>
        </w:rPr>
      </w:pPr>
      <w:r w:rsidRPr="3731BB75" w:rsidR="3731BB75">
        <w:rPr>
          <w:b w:val="1"/>
          <w:bCs w:val="1"/>
        </w:rPr>
        <w:t>2 Experimental Setup</w:t>
      </w:r>
    </w:p>
    <w:p xmlns:wp14="http://schemas.microsoft.com/office/word/2010/wordml" w:rsidP="3731BB75" w14:paraId="3DD1D472" wp14:textId="70F45864">
      <w:pPr>
        <w:pStyle w:val="33"/>
        <w:widowControl w:val="0"/>
        <w:tabs>
          <w:tab w:val="left" w:pos="187"/>
        </w:tabs>
        <w:snapToGrid w:val="0"/>
        <w:spacing w:before="240" w:after="60"/>
        <w:rPr>
          <w:b w:val="1"/>
          <w:bCs w:val="1"/>
          <w:i w:val="1"/>
          <w:iCs w:val="1"/>
        </w:rPr>
      </w:pPr>
      <w:r w:rsidRPr="3731BB75" w:rsidR="3731BB75">
        <w:rPr>
          <w:b w:val="1"/>
          <w:bCs w:val="1"/>
          <w:i w:val="1"/>
          <w:iCs w:val="1"/>
        </w:rPr>
        <w:t>2.1 Research Approach</w:t>
      </w:r>
    </w:p>
    <w:p xmlns:wp14="http://schemas.microsoft.com/office/word/2010/wordml" w:rsidP="3731BB75" w14:paraId="1ED3308A" wp14:textId="6D2254FC">
      <w:pPr>
        <w:widowControl w:val="0"/>
        <w:tabs>
          <w:tab w:val="left" w:pos="187"/>
        </w:tabs>
        <w:snapToGrid w:val="0"/>
        <w:spacing w:before="0"/>
        <w:ind w:firstLine="440" w:firstLineChars="200"/>
        <w:rPr>
          <w:b w:val="0"/>
          <w:bCs w:val="0"/>
        </w:rPr>
      </w:pPr>
      <w:r w:rsidR="12D4B83D">
        <w:rPr/>
        <w:t>This research paper presents a theoretical and computational approach. The architectural design of the quantum repeater is modelled based on the use of quantum optics as opposed to earth to satellite links</w:t>
      </w:r>
      <w:ins w:author="Karoki Mũgambi" w:date="2023-10-18T13:15:48.303Z" w:id="508620717">
        <w:r w:rsidR="12D4B83D">
          <w:t xml:space="preserve"> [13]</w:t>
        </w:r>
      </w:ins>
      <w:r w:rsidR="12D4B83D">
        <w:rPr/>
        <w:t>. The conceptual implementation is however, the same.</w:t>
      </w:r>
    </w:p>
    <w:p xmlns:wp14="http://schemas.microsoft.com/office/word/2010/wordml" w:rsidP="606D845C" w14:paraId="563F6C7C" wp14:textId="1FFD5D66">
      <w:pPr>
        <w:widowControl w:val="0"/>
        <w:tabs>
          <w:tab w:val="left" w:pos="187"/>
        </w:tabs>
        <w:snapToGrid w:val="0"/>
        <w:spacing w:before="0" w:after="60"/>
        <w:ind w:firstLine="440" w:firstLineChars="200"/>
        <w:rPr>
          <w:b w:val="0"/>
          <w:bCs w:val="0"/>
        </w:rPr>
      </w:pPr>
      <w:del w:author="Karoki Mũgambi" w:date="2023-10-18T13:23:20.638Z" w:id="1497279222">
        <w:r w:rsidDel="23EEBC0D">
          <w:delText>T</w:delText>
        </w:r>
      </w:del>
      <w:ins w:author="Karoki Mũgambi" w:date="2023-10-18T13:22:54.397Z" w:id="954220160">
        <w:r w:rsidR="23EEBC0D">
          <w:t xml:space="preserve">This study uses quantum backends made available by IBM Quantum. The coding was done using IBM </w:t>
        </w:r>
        <w:r w:rsidR="23EEBC0D">
          <w:t>Qiskit</w:t>
        </w:r>
        <w:r w:rsidR="23EEBC0D">
          <w:t xml:space="preserve"> python library. The backends represent either a native simulator such as IBM’s </w:t>
        </w:r>
        <w:r w:rsidR="23EEBC0D">
          <w:t>Qiskit’s</w:t>
        </w:r>
        <w:r w:rsidR="23EEBC0D">
          <w:t xml:space="preserve"> QASM simulator or a real quantum computer</w:t>
        </w:r>
      </w:ins>
      <w:del w:author="Karoki Mũgambi" w:date="2023-10-18T13:23:06.558Z" w:id="766678254">
        <w:r w:rsidDel="23EEBC0D">
          <w:delText>his study uses IBM quantum computers and IBM Qiskit library</w:delText>
        </w:r>
      </w:del>
      <w:r w:rsidR="23EEBC0D">
        <w:rPr/>
        <w:t>. The environment exposed to superconducting qubits in the IBM quantum computers can ideally emulate the same environment quantum repeaters will be exposed to when in real-world operation [</w:t>
      </w:r>
      <w:ins w:author="Karoki Mũgambi" w:date="2023-10-18T13:22:34.913Z" w:id="1147091658">
        <w:r w:rsidR="23EEBC0D">
          <w:t>5</w:t>
        </w:r>
      </w:ins>
      <w:del w:author="Karoki Mũgambi" w:date="2023-10-18T13:22:34.497Z" w:id="1768630705">
        <w:r w:rsidDel="23EEBC0D">
          <w:delText>4</w:delText>
        </w:r>
      </w:del>
      <w:r w:rsidR="23EEBC0D">
        <w:rPr/>
        <w:t xml:space="preserve">]. Each execution stage and protocol of the quantum repeater was translated into a modular quantum circuit that was independently executed on IBM </w:t>
      </w:r>
      <w:r w:rsidR="23EEBC0D">
        <w:rPr/>
        <w:t>Qiskit</w:t>
      </w:r>
      <w:r w:rsidR="23EEBC0D">
        <w:rPr/>
        <w:t xml:space="preserve">. The modularity of the code helped test out different purification strategies, </w:t>
      </w:r>
      <w:r w:rsidR="23EEBC0D">
        <w:rPr/>
        <w:t>protocols</w:t>
      </w:r>
      <w:r w:rsidR="23EEBC0D">
        <w:rPr/>
        <w:t xml:space="preserve"> and components of the quantum repeater for better analysis. The quantum circuits were first executed on the native simulation</w:t>
      </w:r>
      <w:ins w:author="Karoki Mũgambi" w:date="2023-10-18T13:24:59.884Z" w:id="789205425">
        <w:r w:rsidR="23EEBC0D">
          <w:t xml:space="preserve"> b</w:t>
        </w:r>
      </w:ins>
      <w:ins w:author="Karoki Mũgambi" w:date="2023-10-18T13:25:00.952Z" w:id="1521232311">
        <w:r w:rsidR="23EEBC0D">
          <w:t>ackend</w:t>
        </w:r>
      </w:ins>
      <w:ins w:author="Karoki Mũgambi" w:date="2023-10-18T13:26:59.962Z" w:id="1219006749">
        <w:r w:rsidR="23EEBC0D">
          <w:t xml:space="preserve"> in which we incorporated a noise model that emulated one of IBM’s real quantum computers. Subsequently, the circuits were executed on physical IBM q</w:t>
        </w:r>
      </w:ins>
      <w:ins w:author="Karoki Mũgambi" w:date="2023-10-18T13:27:56.042Z" w:id="1372294006">
        <w:r w:rsidR="23EEBC0D">
          <w:t xml:space="preserve">uantum computers, scheduling their execution to the least bus available backend. The findings reported </w:t>
        </w:r>
        <w:r w:rsidR="23EEBC0D">
          <w:t>herein</w:t>
        </w:r>
        <w:r w:rsidR="23EEBC0D">
          <w:t xml:space="preserve"> stem from </w:t>
        </w:r>
        <w:r w:rsidR="23EEBC0D">
          <w:t xml:space="preserve">implementation on real quantum hardware. </w:t>
        </w:r>
      </w:ins>
      <w:del w:author="Karoki Mũgambi" w:date="2023-10-18T13:25:55.162Z" w:id="1973623959">
        <w:r w:rsidDel="23EEBC0D">
          <w:delText xml:space="preserve"> - IBM Qiskit's QASM simulator - before being finally executed on actual IBM quantum computers.</w:delText>
        </w:r>
      </w:del>
      <w:del w:author="Karoki Mũgambi" w:date="2023-10-18T13:27:55.291Z" w:id="1401144486">
        <w:r w:rsidDel="23EEBC0D">
          <w:delText xml:space="preserve"> </w:delText>
        </w:r>
      </w:del>
      <w:r w:rsidR="23EEBC0D">
        <w:rPr/>
        <w:t>Performance analysis was done based on the fidelity of the purified Bell pair. Optimisation schemes were applied to the entanglement purification circuits to analyse their performance.</w:t>
      </w:r>
    </w:p>
    <w:p xmlns:wp14="http://schemas.microsoft.com/office/word/2010/wordml" w:rsidP="3731BB75" w14:paraId="7845E3AE" wp14:textId="47766E22">
      <w:pPr>
        <w:pStyle w:val="33"/>
        <w:widowControl w:val="0"/>
        <w:tabs>
          <w:tab w:val="left" w:pos="187"/>
        </w:tabs>
        <w:snapToGrid w:val="0"/>
        <w:spacing w:before="240" w:after="60"/>
        <w:rPr>
          <w:b w:val="1"/>
          <w:bCs w:val="1"/>
          <w:i w:val="1"/>
          <w:iCs w:val="1"/>
        </w:rPr>
      </w:pPr>
      <w:r w:rsidRPr="3731BB75" w:rsidR="3731BB75">
        <w:rPr>
          <w:b w:val="1"/>
          <w:bCs w:val="1"/>
          <w:i w:val="1"/>
          <w:iCs w:val="1"/>
        </w:rPr>
        <w:t xml:space="preserve">2.2 </w:t>
      </w:r>
      <w:r w:rsidRPr="3731BB75" w:rsidR="3731BB75">
        <w:rPr>
          <w:b w:val="1"/>
          <w:bCs w:val="1"/>
          <w:i w:val="1"/>
          <w:iCs w:val="1"/>
        </w:rPr>
        <w:t>Entang</w:t>
      </w:r>
      <w:r w:rsidRPr="3731BB75" w:rsidR="3731BB75">
        <w:rPr>
          <w:b w:val="1"/>
          <w:bCs w:val="1"/>
          <w:i w:val="1"/>
          <w:iCs w:val="1"/>
        </w:rPr>
        <w:t>lement Generation</w:t>
      </w:r>
    </w:p>
    <w:p xmlns:wp14="http://schemas.microsoft.com/office/word/2010/wordml" w:rsidP="6360BE07" w14:paraId="3FCA8315" wp14:textId="06EE9723">
      <w:pPr>
        <w:pStyle w:val="33"/>
        <w:widowControl w:val="0"/>
        <w:tabs>
          <w:tab w:val="left" w:pos="187"/>
        </w:tabs>
        <w:snapToGrid w:val="0"/>
        <w:spacing w:before="0" w:after="60"/>
        <w:ind w:firstLine="440" w:firstLineChars="200"/>
        <w:jc w:val="both"/>
      </w:pPr>
      <w:r w:rsidR="3731BB75">
        <w:rPr/>
        <w:t xml:space="preserve">The circuit implementation that prepares and generates an entangled pair takes as input two qubits and performs Hadamard and Controlled-NOT (CNOT) unitary gate operations on them. Each </w:t>
      </w:r>
      <w:r w:rsidR="679E430D">
        <w:rPr/>
        <w:t xml:space="preserve">Einstein–Podolsky–Rosen </w:t>
      </w:r>
      <w:r w:rsidR="679E430D">
        <w:rPr/>
        <w:t xml:space="preserve">(EPR) </w:t>
      </w:r>
      <w:r w:rsidR="3731BB75">
        <w:rPr/>
        <w:t xml:space="preserve">pair gets distributed to adjacent nodes. For instance, one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gets to </w:t>
      </w:r>
      <w:r w:rsidR="3731BB75">
        <w:rPr/>
        <w:t>entangle</w:t>
      </w:r>
      <w:r w:rsidR="3731BB75">
        <w:rPr/>
        <w:t xml:space="preserve"> A and B while the other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gets to </w:t>
      </w:r>
      <w:r w:rsidR="3731BB75">
        <w:rPr/>
        <w:t>entangle</w:t>
      </w:r>
      <w:r w:rsidR="3731BB75">
        <w:rPr/>
        <w:t xml:space="preserve"> C and D.</w:t>
      </w:r>
    </w:p>
    <w:p xmlns:wp14="http://schemas.microsoft.com/office/word/2010/wordml" w:rsidP="3731BB75" w14:paraId="3CC63B26" wp14:textId="4E78426B">
      <w:pPr>
        <w:pStyle w:val="33"/>
        <w:widowControl w:val="0"/>
        <w:tabs>
          <w:tab w:val="left" w:pos="187"/>
        </w:tabs>
        <w:snapToGrid w:val="0"/>
        <w:spacing w:before="240" w:after="60"/>
        <w:rPr>
          <w:b w:val="1"/>
          <w:bCs w:val="1"/>
          <w:i w:val="1"/>
          <w:iCs w:val="1"/>
        </w:rPr>
      </w:pPr>
      <w:r w:rsidRPr="3731BB75" w:rsidR="3731BB75">
        <w:rPr>
          <w:b w:val="1"/>
          <w:bCs w:val="1"/>
          <w:i w:val="1"/>
          <w:iCs w:val="1"/>
        </w:rPr>
        <w:t>2.3 Quantum Entanglement Distribution</w:t>
      </w:r>
    </w:p>
    <w:p xmlns:wp14="http://schemas.microsoft.com/office/word/2010/wordml" w:rsidP="6360BE07" w14:paraId="4A243A7A" wp14:textId="1E93A1D1">
      <w:pPr>
        <w:pStyle w:val="33"/>
        <w:widowControl w:val="0"/>
        <w:tabs>
          <w:tab w:val="left" w:pos="187"/>
        </w:tabs>
        <w:snapToGrid w:val="0"/>
        <w:spacing w:before="0" w:after="60"/>
        <w:ind w:firstLine="440" w:firstLineChars="200"/>
        <w:jc w:val="both"/>
      </w:pPr>
      <w:r w:rsidR="3731BB75">
        <w:rPr/>
        <w:t xml:space="preserve">The first distribution is that of the EPR pairs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and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to their respective nodes, each node taking one of the qubits from a pair. The distribution stage that involves the quantum repeater requires the distribution of entanglement along the transmission line from sender to receiver. This entanglement distribution relies on quantum memories, entanglement purification protocols and entanglement swapping protocols to distribute entanglement between nodes from the start of the communication link to the end.</w:t>
      </w:r>
    </w:p>
    <w:p xmlns:wp14="http://schemas.microsoft.com/office/word/2010/wordml" w:rsidP="3731BB75" w14:paraId="5BD57FE4" wp14:textId="2BDCA464">
      <w:pPr>
        <w:pStyle w:val="33"/>
        <w:widowControl w:val="0"/>
        <w:tabs>
          <w:tab w:val="left" w:pos="187"/>
        </w:tabs>
        <w:snapToGrid w:val="0"/>
        <w:spacing w:before="240" w:after="60"/>
        <w:rPr>
          <w:b w:val="1"/>
          <w:bCs w:val="1"/>
          <w:i w:val="1"/>
          <w:iCs w:val="1"/>
        </w:rPr>
      </w:pPr>
      <w:r w:rsidRPr="3731BB75" w:rsidR="3731BB75">
        <w:rPr>
          <w:b w:val="1"/>
          <w:bCs w:val="1"/>
          <w:i w:val="1"/>
          <w:iCs w:val="1"/>
        </w:rPr>
        <w:t>2.4 Quantum Memory</w:t>
      </w:r>
    </w:p>
    <w:p xmlns:wp14="http://schemas.microsoft.com/office/word/2010/wordml" w:rsidP="22A0B304" w14:paraId="6574691B" wp14:textId="7ED849BC">
      <w:pPr>
        <w:pStyle w:val="33"/>
        <w:widowControl w:val="0"/>
        <w:tabs>
          <w:tab w:val="left" w:pos="187"/>
        </w:tabs>
        <w:snapToGrid w:val="0"/>
        <w:spacing w:before="0" w:after="60"/>
        <w:ind w:firstLine="440" w:firstLineChars="200"/>
        <w:jc w:val="both"/>
        <w:rPr>
          <w:ins w:author="Karoki Mũgambi" w:date="2023-10-22T15:48:55.449Z" w:id="408457319"/>
        </w:rPr>
        <w:pPrChange w:author="Karoki Mũgambi" w:date="2023-10-18T13:48:38.256Z">
          <w:pPr>
            <w:pStyle w:val="33"/>
            <w:widowControl w:val="0"/>
            <w:tabs>
              <w:tab w:val="left" w:leader="none" w:pos="187"/>
            </w:tabs>
            <w:spacing w:before="0" w:after="60"/>
            <w:ind w:firstLine="440"/>
            <w:jc w:val="center"/>
          </w:pPr>
        </w:pPrChange>
      </w:pPr>
      <w:r w:rsidR="3731BB75">
        <w:rPr/>
        <w:t xml:space="preserve">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is momentarily stored in quantum memory</w:t>
      </w:r>
      <w:ins w:author="Karoki Mũgambi" w:date="2023-10-18T13:39:52.652Z" w:id="776754297">
        <w:r w:rsidR="22A0B304">
          <w:t xml:space="preserve">, only to be retrieved when </w:t>
        </w:r>
        <w:r w:rsidR="22A0B304">
          <w:t>required</w:t>
        </w:r>
        <w:r w:rsidR="22A0B304">
          <w:t xml:space="preserve"> for entanglement distribution between nodes B and C, yielding</w:t>
        </w:r>
      </w:ins>
      <w:del w:author="Karoki Mũgambi" w:date="2023-10-18T13:39:20.815Z" w:id="1822230549">
        <w:r w:rsidDel="22A0B304">
          <w:delText xml:space="preserve"> and only retrieved when it is needed to perform entanglement distribution between nodes B and C to get</w:delText>
        </w:r>
      </w:del>
      <w:r w:rsidR="3731BB75">
        <w:rPr/>
        <w:t xml:space="preserve"> 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w:t>
      </w:r>
      <w:ins w:author="Karoki Mũgambi" w:date="2023-10-18T13:41:57.624Z" w:id="742665161">
        <w:r w:rsidR="22A0B304">
          <w:t xml:space="preserve"> </w:t>
        </w:r>
      </w:ins>
      <w:ins w:author="Karoki Mũgambi" w:date="2023-10-22T15:47:59.912Z" w:id="222829741">
        <w:r w:rsidR="22A0B304">
          <w:t>Our circuit implementation emulates quantum memory by employing SWAP gates. It is imper</w:t>
        </w:r>
      </w:ins>
      <w:ins w:author="Karoki Mũgambi" w:date="2023-10-22T15:48:41.359Z" w:id="287802000">
        <w:r w:rsidR="22A0B304">
          <w:t xml:space="preserve">ative to note that our present formulation does not explicitly address the introduction of decoherence errors introduced by quantum </w:t>
        </w:r>
        <w:r w:rsidR="22A0B304">
          <w:t>memory.</w:t>
        </w:r>
      </w:ins>
    </w:p>
    <w:p xmlns:wp14="http://schemas.microsoft.com/office/word/2010/wordml" w:rsidP="22A0B304" w14:paraId="2BA0C297" wp14:textId="2BA0C3AE">
      <w:pPr>
        <w:pStyle w:val="33"/>
        <w:widowControl w:val="0"/>
        <w:tabs>
          <w:tab w:val="left" w:pos="187"/>
        </w:tabs>
        <w:snapToGrid w:val="0"/>
        <w:spacing w:before="0" w:after="60"/>
        <w:ind w:firstLine="440" w:firstLineChars="200"/>
        <w:jc w:val="both"/>
      </w:pPr>
      <w:ins w:author="Karoki Mũgambi" w:date="2023-10-22T15:48:59.565Z" w:id="689183818">
        <w:r w:rsidR="22A0B304">
          <w:t>Achiev</w:t>
        </w:r>
      </w:ins>
      <w:ins w:author="Karoki Mũgambi" w:date="2023-10-22T15:49:18.1Z" w:id="2003417942">
        <w:r w:rsidR="22A0B304">
          <w:t xml:space="preserve">ing long coherence times limits the practical implementation of quantum memory [14]. </w:t>
        </w:r>
      </w:ins>
      <w:ins w:author="Karoki Mũgambi" w:date="2023-10-18T13:41:57.624Z" w:id="603049084">
        <w:r w:rsidR="22A0B304">
          <w:t xml:space="preserve">An effective quantum memory device must </w:t>
        </w:r>
        <w:r w:rsidR="22A0B304">
          <w:t>demonstrate</w:t>
        </w:r>
        <w:r w:rsidR="22A0B304">
          <w:t xml:space="preserve"> </w:t>
        </w:r>
      </w:ins>
      <w:ins w:author="Karoki Mũgambi" w:date="2023-10-18T13:42:48.072Z" w:id="418637270">
        <w:r w:rsidR="22A0B304">
          <w:t>the capability to en</w:t>
        </w:r>
      </w:ins>
      <w:ins w:author="Karoki Mũgambi" w:date="2023-10-18T13:43:10.626Z" w:id="915770825">
        <w:r w:rsidR="22A0B304">
          <w:t>s</w:t>
        </w:r>
      </w:ins>
      <w:ins w:author="Karoki Mũgambi" w:date="2023-10-18T13:42:48.072Z" w:id="2144936096">
        <w:r w:rsidR="22A0B304">
          <w:t>ure extended storage periods with high efficiencies</w:t>
        </w:r>
      </w:ins>
      <w:ins w:author="Karoki Mũgambi" w:date="2023-10-18T13:43:36.02Z" w:id="1970025694">
        <w:r w:rsidR="22A0B304">
          <w:t xml:space="preserve"> [1</w:t>
        </w:r>
      </w:ins>
      <w:ins w:author="Karoki Mũgambi" w:date="2023-10-22T15:49:42.523Z" w:id="783067136">
        <w:r w:rsidR="22A0B304">
          <w:t>5</w:t>
        </w:r>
      </w:ins>
      <w:ins w:author="Karoki Mũgambi" w:date="2023-10-18T13:43:36.02Z" w:id="2048793659">
        <w:r w:rsidR="22A0B304">
          <w:t>]</w:t>
        </w:r>
      </w:ins>
      <w:ins w:author="Karoki Mũgambi" w:date="2023-10-18T13:42:48.072Z" w:id="1644110012">
        <w:r w:rsidR="22A0B304">
          <w:t xml:space="preserve">. This attribute holds particular significance in the preservation of quantum properties, notably entanglement. SWAP gates are used in the circuit implementation to emulate quantum memory. The importance of quantum memory in the actualization of quantum repeaters has driven the exploration of diverse technologies, notably those </w:t>
        </w:r>
        <w:r w:rsidR="22A0B304">
          <w:t>leveraging</w:t>
        </w:r>
        <w:r w:rsidR="22A0B304">
          <w:t xml:space="preserve"> photonic channels </w:t>
        </w:r>
      </w:ins>
      <w:ins w:author="Karoki Mũgambi" w:date="2023-10-18T13:44:22.326Z" w:id="527322664">
        <w:r w:rsidR="22A0B304">
          <w:t>[1</w:t>
        </w:r>
      </w:ins>
      <w:ins w:author="Karoki Mũgambi" w:date="2023-10-22T15:49:55.299Z" w:id="369352740">
        <w:r w:rsidR="22A0B304">
          <w:t>6</w:t>
        </w:r>
      </w:ins>
      <w:ins w:author="Karoki Mũgambi" w:date="2023-10-18T13:44:22.326Z" w:id="702099717">
        <w:r w:rsidR="22A0B304">
          <w:t>]</w:t>
        </w:r>
      </w:ins>
      <w:ins w:author="Karoki Mũgambi" w:date="2023-10-18T13:42:48.072Z" w:id="1804940056">
        <w:r w:rsidR="22A0B304">
          <w:t xml:space="preserve"> that use optical </w:t>
        </w:r>
      </w:ins>
      <w:ins w:author="Karoki Mũgambi" w:date="2023-10-18T13:46:34.375Z" w:id="1718254383">
        <w:r w:rsidR="22A0B304">
          <w:t>fibres</w:t>
        </w:r>
      </w:ins>
      <w:ins w:author="Karoki Mũgambi" w:date="2023-10-18T13:42:48.072Z" w:id="1339213414">
        <w:r w:rsidR="22A0B304">
          <w:t xml:space="preserve"> </w:t>
        </w:r>
      </w:ins>
      <w:ins w:author="Karoki Mũgambi" w:date="2023-10-18T13:44:37.39Z" w:id="128758266">
        <w:r w:rsidR="22A0B304">
          <w:t>[1</w:t>
        </w:r>
      </w:ins>
      <w:ins w:author="Karoki Mũgambi" w:date="2023-10-22T15:50:03.683Z" w:id="226821682">
        <w:r w:rsidR="22A0B304">
          <w:t>7</w:t>
        </w:r>
      </w:ins>
      <w:ins w:author="Karoki Mũgambi" w:date="2023-10-18T13:44:37.39Z" w:id="190248663">
        <w:r w:rsidR="22A0B304">
          <w:t>]</w:t>
        </w:r>
      </w:ins>
      <w:ins w:author="Karoki Mũgambi" w:date="2023-10-18T13:42:48.072Z" w:id="1133208123">
        <w:r w:rsidR="22A0B304">
          <w:t xml:space="preserve"> and those employing diamond nanophotonic structures such as silicon-vacancy </w:t>
        </w:r>
      </w:ins>
      <w:ins w:author="Karoki Mũgambi" w:date="2023-10-18T13:46:28.258Z" w:id="226074395">
        <w:r w:rsidR="22A0B304">
          <w:t>centres</w:t>
        </w:r>
      </w:ins>
      <w:ins w:author="Karoki Mũgambi" w:date="2023-10-18T13:42:48.072Z" w:id="875583552">
        <w:r w:rsidR="22A0B304">
          <w:t xml:space="preserve"> within diamond nanophotonic cavities </w:t>
        </w:r>
      </w:ins>
      <w:ins w:author="Karoki Mũgambi" w:date="2023-10-18T13:44:59.611Z" w:id="548925650">
        <w:r w:rsidR="22A0B304">
          <w:t>[1</w:t>
        </w:r>
      </w:ins>
      <w:ins w:author="Karoki Mũgambi" w:date="2023-10-22T15:50:17.633Z" w:id="1215247490">
        <w:r w:rsidR="22A0B304">
          <w:t>8</w:t>
        </w:r>
      </w:ins>
      <w:ins w:author="Karoki Mũgambi" w:date="2023-10-18T13:45:00.224Z" w:id="343701287">
        <w:r w:rsidR="22A0B304">
          <w:t>]</w:t>
        </w:r>
      </w:ins>
      <w:ins w:author="Karoki Mũgambi" w:date="2023-10-18T13:42:48.072Z" w:id="574279507">
        <w:r w:rsidR="22A0B304">
          <w:t xml:space="preserve"> and those that use nuclear spins associated with nitrogen-vacancy </w:t>
        </w:r>
      </w:ins>
      <w:ins w:author="Karoki Mũgambi" w:date="2023-10-18T13:46:41.202Z" w:id="1975976412">
        <w:r w:rsidR="22A0B304">
          <w:t>centres</w:t>
        </w:r>
      </w:ins>
      <w:ins w:author="Karoki Mũgambi" w:date="2023-10-18T13:42:48.072Z" w:id="1287339374">
        <w:r w:rsidR="22A0B304">
          <w:t xml:space="preserve"> </w:t>
        </w:r>
      </w:ins>
      <w:ins w:author="Karoki Mũgambi" w:date="2023-10-18T13:45:16.591Z" w:id="764790354">
        <w:r w:rsidR="22A0B304">
          <w:t>[1</w:t>
        </w:r>
      </w:ins>
      <w:ins w:author="Karoki Mũgambi" w:date="2023-10-22T15:50:24.88Z" w:id="1738575544">
        <w:r w:rsidR="22A0B304">
          <w:t>9</w:t>
        </w:r>
      </w:ins>
      <w:ins w:author="Karoki Mũgambi" w:date="2023-10-18T13:45:16.591Z" w:id="830840236">
        <w:r w:rsidR="22A0B304">
          <w:t>].</w:t>
        </w:r>
      </w:ins>
      <w:ins w:author="Karoki Mũgambi" w:date="2023-10-18T13:42:48.072Z" w:id="200265344">
        <w:r w:rsidR="22A0B304">
          <w:t xml:space="preserve"> </w:t>
        </w:r>
      </w:ins>
      <w:ins w:author="Karoki Mũgambi" w:date="2023-10-22T15:50:50.141Z" w:id="1478483467">
        <w:r w:rsidR="22A0B304">
          <w:t xml:space="preserve">We emphasize that this study, in the interest of scope, </w:t>
        </w:r>
      </w:ins>
      <w:ins w:author="Karoki Mũgambi" w:date="2023-10-18T13:42:48.072Z" w:id="580698452">
        <w:r w:rsidR="22A0B304">
          <w:t>deliberately omits detailed</w:t>
        </w:r>
      </w:ins>
      <w:ins w:author="Karoki Mũgambi" w:date="2023-10-22T15:50:59.866Z" w:id="1737129389">
        <w:r w:rsidR="22A0B304">
          <w:t xml:space="preserve"> discussions </w:t>
        </w:r>
      </w:ins>
      <w:ins w:author="Karoki Mũgambi" w:date="2023-10-22T15:51:00.721Z" w:id="768371676">
        <w:r w:rsidR="22A0B304">
          <w:t>on the</w:t>
        </w:r>
      </w:ins>
      <w:ins w:author="Karoki Mũgambi" w:date="2023-10-18T13:42:48.072Z" w:id="1289805972">
        <w:r w:rsidR="22A0B304">
          <w:t xml:space="preserve"> implementations of quantum memory</w:t>
        </w:r>
      </w:ins>
      <w:ins w:author="Karoki Mũgambi" w:date="2023-10-22T15:51:06.269Z" w:id="1461310313">
        <w:r w:rsidR="22A0B304">
          <w:t>.</w:t>
        </w:r>
      </w:ins>
    </w:p>
    <w:p xmlns:wp14="http://schemas.microsoft.com/office/word/2010/wordml" w:rsidP="3731BB75" w14:paraId="7D866EEC" wp14:textId="0886A366">
      <w:pPr>
        <w:pStyle w:val="33"/>
        <w:widowControl w:val="0"/>
        <w:tabs>
          <w:tab w:val="left" w:pos="187"/>
        </w:tabs>
        <w:snapToGrid w:val="0"/>
        <w:spacing w:before="240" w:after="60"/>
        <w:rPr>
          <w:b w:val="1"/>
          <w:bCs w:val="1"/>
          <w:i w:val="1"/>
          <w:iCs w:val="1"/>
        </w:rPr>
      </w:pPr>
      <w:r w:rsidRPr="3731BB75" w:rsidR="3731BB75">
        <w:rPr>
          <w:b w:val="1"/>
          <w:bCs w:val="1"/>
          <w:i w:val="1"/>
          <w:iCs w:val="1"/>
        </w:rPr>
        <w:t>2.5 Quantum Entanglement Purification</w:t>
      </w:r>
    </w:p>
    <w:p xmlns:wp14="http://schemas.microsoft.com/office/word/2010/wordml" w:rsidP="6216CD14" w14:paraId="3CA86E45" wp14:textId="193169ED">
      <w:pPr>
        <w:pStyle w:val="1"/>
        <w:widowControl w:val="0"/>
        <w:tabs>
          <w:tab w:val="left" w:pos="187"/>
        </w:tabs>
        <w:snapToGrid w:val="0"/>
        <w:spacing w:before="0" w:after="60"/>
        <w:ind w:firstLine="440" w:firstLineChars="200"/>
        <w:jc w:val="both"/>
      </w:pPr>
      <w:r w:rsidR="606D845C">
        <w:rPr/>
        <w:t xml:space="preserve">We constrained this research to the two common purification protocols: Bennett's protocol [</w:t>
      </w:r>
      <w:ins w:author="Karoki Mũgambi" w:date="2023-10-18T13:50:51.888Z" w:id="1609605729">
        <w:r w:rsidR="4AFF1FEE">
          <w:t>9</w:t>
        </w:r>
      </w:ins>
      <w:del w:author="Karoki Mũgambi" w:date="2023-10-18T13:50:51.405Z" w:id="503495135">
        <w:r w:rsidDel="4AFF1FEE">
          <w:delText>8</w:delText>
        </w:r>
      </w:del>
      <w:r w:rsidR="606D845C">
        <w:rPr/>
        <w:t xml:space="preserve">] and Deutsch's protocol [</w:t>
      </w:r>
      <w:ins w:author="Karoki Mũgambi" w:date="2023-10-18T13:50:57.397Z" w:id="2084694170">
        <w:r w:rsidR="4AFF1FEE">
          <w:t>10</w:t>
        </w:r>
      </w:ins>
      <w:del w:author="Karoki Mũgambi" w:date="2023-10-18T13:50:56.717Z" w:id="1768587506">
        <w:r w:rsidDel="4AFF1FEE">
          <w:delText>9</w:delText>
        </w:r>
      </w:del>
      <w:r w:rsidR="606D845C">
        <w:rPr/>
        <w:t xml:space="preserve">]. Each protocol has its own complexity of implementation. They also </w:t>
      </w:r>
      <w:r w:rsidR="606D845C">
        <w:rPr/>
        <w:t>provide</w:t>
      </w:r>
      <w:r w:rsidR="606D845C">
        <w:rPr/>
        <w:t xml:space="preserve"> varying fidelity levels and produce varying degrees of overhead during circuit operation.</w:t>
      </w:r>
      <w:ins w:author="Karoki Mũgambi" w:date="2023-10-18T13:51:59.983Z" w:id="1127746370">
        <w:r w:rsidR="4AFF1FEE">
          <w:t xml:space="preserve"> Deutsch’s protocol stands as an enhancement over Bennett’s, introducing refineme</w:t>
        </w:r>
      </w:ins>
      <w:ins w:author="Karoki Mũgambi" w:date="2023-10-18T13:52:22.983Z" w:id="746471823">
        <w:r w:rsidR="4AFF1FEE">
          <w:t xml:space="preserve">nts to the purification process. </w:t>
        </w:r>
      </w:ins>
      <w:del w:author="Karoki Mũgambi" w:date="2023-10-18T13:52:20.138Z" w:id="1969561898">
        <w:r w:rsidDel="4AFF1FEE">
          <w:delText xml:space="preserve"> </w:delText>
        </w:r>
      </w:del>
      <w:r w:rsidR="3731BB75">
        <w:rPr/>
        <w:t xml:space="preserve">Successful purification using these protocol gives </w:t>
      </w:r>
      <w:ins w:author="Karoki Mũgambi" w:date="2023-10-18T13:53:13.983Z" w:id="64953412">
        <w:r w:rsidR="4AFF1FEE">
          <w:t xml:space="preserve">coinciding </w:t>
        </w:r>
      </w:ins>
      <w:r w:rsidR="3731BB75">
        <w:rPr/>
        <w:t xml:space="preserve">measurement results as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3731BB75">
        <w:rPr/>
        <w:t xml:space="preserve">. Any other measurement result, either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3731BB75">
        <w:rPr/>
        <w:t xml:space="preserve">, </w:t>
      </w:r>
      <w:r w:rsidR="3731BB75">
        <w:rPr/>
        <w:t>indicates</w:t>
      </w:r>
      <w:r w:rsidR="3731BB75">
        <w:rPr/>
        <w:t xml:space="preserve"> a failed purification operation, upon which the purification protocol needs a fresh restart. Fig. 1 and Fig. 2 show the implementation of the two purification protocols.</w:t>
      </w:r>
      <w:ins w:author="Karoki Mũgambi" w:date="2023-10-18T13:53:59.602Z" w:id="1316868179">
        <w:r w:rsidR="4AFF1FEE">
          <w:t xml:space="preserve"> </w:t>
        </w:r>
      </w:ins>
      <w:ins w:author="Karoki Mũgambi" w:date="2023-10-18T13:54:59.987Z" w:id="1027514068">
        <w:r w:rsidR="4AFF1FEE">
          <w:t xml:space="preserve">The implementation </w:t>
        </w:r>
        <w:r w:rsidR="4AFF1FEE">
          <w:t>establishes</w:t>
        </w:r>
        <w:r w:rsidR="4AFF1FEE">
          <w:t xml:space="preserve"> three nodes: </w:t>
        </w:r>
        <w:r w:rsidRPr="4AFF1FEE" w:rsidR="4AFF1FEE">
          <w:rPr>
            <w:i w:val="1"/>
            <w:iCs w:val="1"/>
            <w:rPrChange w:author="Karoki Mũgambi" w:date="2023-10-18T13:55:37.382Z" w:id="1754351098"/>
          </w:rPr>
          <w:t>alice</w:t>
        </w:r>
        <w:r w:rsidR="4AFF1FEE">
          <w:t xml:space="preserve">, </w:t>
        </w:r>
        <w:r w:rsidRPr="4AFF1FEE" w:rsidR="4AFF1FEE">
          <w:rPr>
            <w:i w:val="1"/>
            <w:iCs w:val="1"/>
            <w:rPrChange w:author="Karoki Mũgambi" w:date="2023-10-18T13:55:42.065Z" w:id="480807441"/>
          </w:rPr>
          <w:t>charlie</w:t>
        </w:r>
        <w:r w:rsidRPr="4AFF1FEE" w:rsidR="4AFF1FEE">
          <w:rPr>
            <w:i w:val="1"/>
            <w:iCs w:val="1"/>
            <w:rPrChange w:author="Karoki Mũgambi" w:date="2023-10-18T13:55:42.067Z" w:id="295012334"/>
          </w:rPr>
          <w:t xml:space="preserve"> </w:t>
        </w:r>
        <w:r w:rsidR="4AFF1FEE">
          <w:t xml:space="preserve">and </w:t>
        </w:r>
        <w:r w:rsidRPr="4AFF1FEE" w:rsidR="4AFF1FEE">
          <w:rPr>
            <w:i w:val="1"/>
            <w:iCs w:val="1"/>
            <w:rPrChange w:author="Karoki Mũgambi" w:date="2023-10-18T13:55:47.181Z" w:id="705420704"/>
          </w:rPr>
          <w:t xml:space="preserve">bob </w:t>
        </w:r>
        <w:r w:rsidR="4AFF1FEE">
          <w:t xml:space="preserve">as the communicating parties. Each node </w:t>
        </w:r>
        <w:r w:rsidR="4AFF1FEE">
          <w:t>initiates</w:t>
        </w:r>
        <w:r w:rsidR="4AFF1FEE">
          <w:t xml:space="preserve"> the protocol by generating their respective Bell pairs. Both protocols leverage CNOT ope</w:t>
        </w:r>
      </w:ins>
      <w:ins w:author="Karoki Mũgambi" w:date="2023-10-18T13:55:26.768Z" w:id="1520112045">
        <w:r w:rsidR="4AFF1FEE">
          <w:t xml:space="preserve">rations, </w:t>
        </w:r>
        <w:r w:rsidR="4AFF1FEE">
          <w:t>utilizing</w:t>
        </w:r>
        <w:r w:rsidR="4AFF1FEE">
          <w:t xml:space="preserve"> the qubits of one pair as control qubits and those of the other as target qubits.</w:t>
        </w:r>
      </w:ins>
    </w:p>
    <w:p w:rsidR="4AFF1FEE" w:rsidP="4AFF1FEE" w:rsidRDefault="4AFF1FEE" w14:paraId="2ABC5CD8" w14:textId="26676026">
      <w:pPr>
        <w:pStyle w:val="1"/>
        <w:widowControl w:val="0"/>
        <w:tabs>
          <w:tab w:val="left" w:leader="none" w:pos="187"/>
        </w:tabs>
        <w:spacing w:before="0" w:after="60"/>
        <w:ind w:firstLine="0"/>
        <w:jc w:val="both"/>
      </w:pPr>
    </w:p>
    <w:p xmlns:wp14="http://schemas.microsoft.com/office/word/2010/wordml" w:rsidP="7945EE4E" w14:paraId="3984047B" wp14:textId="6AC90C41">
      <w:pPr>
        <w:pStyle w:val="1"/>
        <w:widowControl w:val="0"/>
        <w:tabs>
          <w:tab w:val="left" w:leader="none" w:pos="187"/>
        </w:tabs>
        <w:jc w:val="center"/>
        <w:pPrChange w:author="Karoki Mũgambi" w:date="2023-10-18T19:00:55.684Z">
          <w:pPr>
            <w:pStyle w:val="6"/>
            <w:widowControl w:val="0"/>
            <w:tabs>
              <w:tab w:val="left" w:leader="none" w:pos="187"/>
            </w:tabs>
          </w:pPr>
        </w:pPrChange>
      </w:pPr>
      <w:del w:author="Karoki Mũgambi" w:date="2023-10-18T16:37:17.901Z" w:id="1871571666">
        <w:r>
          <w:drawing>
            <wp:inline xmlns:wp14="http://schemas.microsoft.com/office/word/2010/wordprocessingDrawing" wp14:editId="0147692D" wp14:anchorId="2FA97F8E">
              <wp:extent cx="4067964" cy="2084832"/>
              <wp:effectExtent l="0" t="0" r="0" b="0"/>
              <wp:docPr id="1565826332" name="" title=""/>
              <wp:cNvGraphicFramePr>
                <a:graphicFrameLocks noChangeAspect="1"/>
              </wp:cNvGraphicFramePr>
              <a:graphic>
                <a:graphicData uri="http://schemas.openxmlformats.org/drawingml/2006/picture">
                  <pic:pic>
                    <pic:nvPicPr>
                      <pic:cNvPr id="0" name=""/>
                      <pic:cNvPicPr/>
                    </pic:nvPicPr>
                    <pic:blipFill>
                      <a:blip r:embed="R344bff673dcc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964" cy="2084832"/>
                      </a:xfrm>
                      <a:prstGeom prst="rect">
                        <a:avLst/>
                      </a:prstGeom>
                    </pic:spPr>
                  </pic:pic>
                </a:graphicData>
              </a:graphic>
            </wp:inline>
          </w:drawing>
        </w:r>
      </w:del>
      <w:ins w:author="Karoki Mũgambi" w:date="2023-10-18T16:37:18.001Z" w:id="1264098198">
        <w:r>
          <w:drawing>
            <wp:inline xmlns:wp14="http://schemas.microsoft.com/office/word/2010/wordprocessingDrawing" wp14:editId="6BDE4056" wp14:anchorId="00608D23">
              <wp:extent cx="4645152" cy="2535478"/>
              <wp:effectExtent l="0" t="0" r="0" b="0"/>
              <wp:docPr id="728169514" name="" title=""/>
              <wp:cNvGraphicFramePr>
                <a:graphicFrameLocks noChangeAspect="1"/>
              </wp:cNvGraphicFramePr>
              <a:graphic>
                <a:graphicData uri="http://schemas.openxmlformats.org/drawingml/2006/picture">
                  <pic:pic>
                    <pic:nvPicPr>
                      <pic:cNvPr id="0" name=""/>
                      <pic:cNvPicPr/>
                    </pic:nvPicPr>
                    <pic:blipFill>
                      <a:blip r:embed="R9a8c1121ed6149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5152" cy="2535478"/>
                      </a:xfrm>
                      <a:prstGeom prst="rect">
                        <a:avLst/>
                      </a:prstGeom>
                    </pic:spPr>
                  </pic:pic>
                </a:graphicData>
              </a:graphic>
            </wp:inline>
          </w:drawing>
        </w:r>
      </w:ins>
    </w:p>
    <w:p xmlns:wp14="http://schemas.microsoft.com/office/word/2010/wordml" w:rsidP="4AFF1FEE" w14:paraId="775C957C" wp14:textId="39A8D74C">
      <w:pPr>
        <w:pStyle w:val="1"/>
        <w:widowControl w:val="0"/>
        <w:tabs>
          <w:tab w:val="left" w:leader="none" w:pos="187"/>
        </w:tabs>
        <w:jc w:val="center"/>
        <w:pPrChange w:author="Karoki Mũgambi" w:date="2023-10-18T18:32:16.199Z">
          <w:pPr>
            <w:pStyle w:val="6"/>
            <w:widowControl w:val="0"/>
            <w:tabs>
              <w:tab w:val="left" w:leader="none" w:pos="187"/>
            </w:tabs>
          </w:pPr>
        </w:pPrChange>
      </w:pPr>
      <w:r w:rsidRPr="4AFF1FEE" w:rsidR="4AFF1FEE">
        <w:rPr>
          <w:b w:val="1"/>
          <w:bCs w:val="1"/>
          <w:rPrChange w:author="Karoki Mũgambi" w:date="2023-10-18T16:49:30.713Z" w:id="358106321"/>
        </w:rPr>
        <w:t>Figure 1:</w:t>
      </w:r>
      <w:r w:rsidR="4AFF1FEE">
        <w:rPr/>
        <w:t xml:space="preserve"> Quantum circuit </w:t>
      </w:r>
      <w:ins w:author="Karoki Mũgambi" w:date="2023-10-18T14:06:08.797Z" w:id="43626172">
        <w:r w:rsidR="4AFF1FEE">
          <w:rPr>
            <w:b w:val="0"/>
            <w:bCs w:val="0"/>
          </w:rPr>
          <w:t>implementation</w:t>
        </w:r>
      </w:ins>
      <w:ins w:author="Karoki Mũgambi" w:date="2023-10-18T13:56:59.584Z" w:id="610142837">
        <w:r w:rsidR="4AFF1FEE">
          <w:rPr>
            <w:b w:val="0"/>
            <w:bCs w:val="0"/>
          </w:rPr>
          <w:t xml:space="preserve"> </w:t>
        </w:r>
      </w:ins>
      <w:ins w:author="Karoki Mũgambi" w:date="2023-10-18T13:57:01.278Z" w:id="807340324">
        <w:r w:rsidR="4AFF1FEE">
          <w:rPr>
            <w:b w:val="0"/>
            <w:bCs w:val="0"/>
          </w:rPr>
          <w:t xml:space="preserve">of </w:t>
        </w:r>
      </w:ins>
      <w:del w:author="Karoki Mũgambi" w:date="2023-10-18T13:57:04.404Z" w:id="1595062701">
        <w:r w:rsidDel="4AFF1FEE">
          <w:rPr>
            <w:b w:val="0"/>
            <w:bCs w:val="0"/>
          </w:rPr>
          <w:delText xml:space="preserve">for </w:delText>
        </w:r>
      </w:del>
      <w:r w:rsidR="4AFF1FEE">
        <w:rPr>
          <w:b w:val="0"/>
          <w:bCs w:val="0"/>
        </w:rPr>
        <w:t>Bennett’s purification protocol</w:t>
      </w:r>
      <w:ins w:author="Karoki Mũgambi" w:date="2023-10-18T13:57:59.704Z" w:id="1406493896">
        <w:r w:rsidR="4AFF1FEE">
          <w:rPr>
            <w:b w:val="0"/>
            <w:bCs w:val="0"/>
          </w:rPr>
          <w:t xml:space="preserve">. It involves CNOT operations between the EPR pairs of each node. Alice’s </w:t>
        </w:r>
      </w:ins>
      <w:ins w:author="Karoki Mũgambi" w:date="2023-10-18T13:58:21.284Z" w:id="1662610277">
        <w:r w:rsidR="4AFF1FEE">
          <w:rPr>
            <w:b w:val="0"/>
            <w:bCs w:val="0"/>
          </w:rPr>
          <w:t xml:space="preserve">pair acts as the control qubits while Charlie's and Bob's pairs acts as target qubits. Following CNOT operations between Alice and Bob, the target qubits undergo measurement. Coinciding measurement outcomes </w:t>
        </w:r>
        <w:r w:rsidR="4AFF1FEE">
          <w:rPr>
            <w:b w:val="0"/>
            <w:bCs w:val="0"/>
          </w:rPr>
          <w:t>indicate</w:t>
        </w:r>
        <w:r w:rsidR="4AFF1FEE">
          <w:rPr>
            <w:b w:val="0"/>
            <w:bCs w:val="0"/>
          </w:rPr>
          <w:t xml:space="preserve"> a successful purification, </w:t>
        </w:r>
        <w:r w:rsidR="4AFF1FEE">
          <w:rPr>
            <w:b w:val="0"/>
            <w:bCs w:val="0"/>
          </w:rPr>
          <w:t>permitting</w:t>
        </w:r>
        <w:r w:rsidR="4AFF1FEE">
          <w:rPr>
            <w:b w:val="0"/>
            <w:bCs w:val="0"/>
          </w:rPr>
          <w:t xml:space="preserve"> the control qubits to advance to the next round with the </w:t>
        </w:r>
        <w:r w:rsidR="4AFF1FEE">
          <w:rPr>
            <w:b w:val="0"/>
            <w:bCs w:val="0"/>
          </w:rPr>
          <w:t>subsequent</w:t>
        </w:r>
        <w:r w:rsidR="4AFF1FEE">
          <w:rPr>
            <w:b w:val="0"/>
            <w:bCs w:val="0"/>
          </w:rPr>
          <w:t xml:space="preserve"> node. Conversely, disparate measurement outcomes </w:t>
        </w:r>
        <w:r w:rsidR="4AFF1FEE">
          <w:rPr>
            <w:b w:val="0"/>
            <w:bCs w:val="0"/>
          </w:rPr>
          <w:t>necessitate</w:t>
        </w:r>
        <w:r w:rsidR="4AFF1FEE">
          <w:rPr>
            <w:b w:val="0"/>
            <w:bCs w:val="0"/>
          </w:rPr>
          <w:t xml:space="preserve"> the termination of the purification attempt, requiring discarding of all qubit pairs and a fresh restart. The </w:t>
        </w:r>
        <w:r w:rsidR="4AFF1FEE">
          <w:rPr>
            <w:b w:val="0"/>
            <w:bCs w:val="0"/>
          </w:rPr>
          <w:t>subsequent</w:t>
        </w:r>
        <w:r w:rsidR="4AFF1FEE">
          <w:rPr>
            <w:b w:val="0"/>
            <w:bCs w:val="0"/>
          </w:rPr>
          <w:t xml:space="preserve"> round involves CNOT operations between Alice and Bob, with Bob's qubits serving as the target, followed by measurements to assess the success of the purification process.</w:t>
        </w:r>
      </w:ins>
    </w:p>
    <w:p w:rsidR="4AFF1FEE" w:rsidP="4AFF1FEE" w:rsidRDefault="4AFF1FEE" w14:paraId="5814B50E" w14:textId="45244744">
      <w:pPr>
        <w:pStyle w:val="1"/>
        <w:widowControl w:val="0"/>
        <w:tabs>
          <w:tab w:val="left" w:leader="none" w:pos="187"/>
        </w:tabs>
        <w:jc w:val="center"/>
        <w:rPr>
          <w:ins w:author="Karoki Mũgambi" w:date="2023-10-18T16:50:11.648Z" w:id="1687599250"/>
          <w:b w:val="0"/>
          <w:bCs w:val="0"/>
        </w:rPr>
      </w:pPr>
    </w:p>
    <w:p xmlns:wp14="http://schemas.microsoft.com/office/word/2010/wordml" w:rsidP="7945EE4E" w14:paraId="653B91DE" wp14:textId="68D194F3">
      <w:pPr>
        <w:pStyle w:val="1"/>
        <w:widowControl w:val="0"/>
        <w:tabs>
          <w:tab w:val="left" w:leader="none" w:pos="187"/>
        </w:tabs>
        <w:jc w:val="center"/>
        <w:pPrChange w:author="Karoki Mũgambi" w:date="2023-10-18T19:00:50.674Z">
          <w:pPr>
            <w:pStyle w:val="1"/>
            <w:widowControl w:val="0"/>
            <w:tabs>
              <w:tab w:val="left" w:leader="none" w:pos="187"/>
            </w:tabs>
          </w:pPr>
        </w:pPrChange>
      </w:pPr>
      <w:del w:author="Karoki Mũgambi" w:date="2023-10-18T16:42:16.068Z" w:id="246365128">
        <w:r>
          <w:drawing>
            <wp:inline xmlns:wp14="http://schemas.microsoft.com/office/word/2010/wordprocessingDrawing" wp14:editId="1E3EB623" wp14:anchorId="733F2786">
              <wp:extent cx="4642336" cy="2011680"/>
              <wp:effectExtent l="0" t="0" r="0" b="0"/>
              <wp:docPr id="853926246" name="" title=""/>
              <wp:cNvGraphicFramePr>
                <a:graphicFrameLocks noChangeAspect="1"/>
              </wp:cNvGraphicFramePr>
              <a:graphic>
                <a:graphicData uri="http://schemas.openxmlformats.org/drawingml/2006/picture">
                  <pic:pic>
                    <pic:nvPicPr>
                      <pic:cNvPr id="0" name=""/>
                      <pic:cNvPicPr/>
                    </pic:nvPicPr>
                    <pic:blipFill>
                      <a:blip r:embed="R6739eec117ef4d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2336" cy="2011680"/>
                      </a:xfrm>
                      <a:prstGeom prst="rect">
                        <a:avLst/>
                      </a:prstGeom>
                    </pic:spPr>
                  </pic:pic>
                </a:graphicData>
              </a:graphic>
            </wp:inline>
          </w:drawing>
        </w:r>
      </w:del>
      <w:ins w:author="Karoki Mũgambi" w:date="2023-10-18T16:42:16.271Z" w:id="378172472">
        <w:r>
          <w:drawing>
            <wp:inline xmlns:wp14="http://schemas.microsoft.com/office/word/2010/wordprocessingDrawing" wp14:editId="779BA0A6" wp14:anchorId="3AAC06BB">
              <wp:extent cx="4645152" cy="2245157"/>
              <wp:effectExtent l="0" t="0" r="0" b="0"/>
              <wp:docPr id="2078051905" name="" title=""/>
              <wp:cNvGraphicFramePr>
                <a:graphicFrameLocks noChangeAspect="1"/>
              </wp:cNvGraphicFramePr>
              <a:graphic>
                <a:graphicData uri="http://schemas.openxmlformats.org/drawingml/2006/picture">
                  <pic:pic>
                    <pic:nvPicPr>
                      <pic:cNvPr id="0" name=""/>
                      <pic:cNvPicPr/>
                    </pic:nvPicPr>
                    <pic:blipFill>
                      <a:blip r:embed="R22df5cf29e8749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5152" cy="2245157"/>
                      </a:xfrm>
                      <a:prstGeom prst="rect">
                        <a:avLst/>
                      </a:prstGeom>
                    </pic:spPr>
                  </pic:pic>
                </a:graphicData>
              </a:graphic>
            </wp:inline>
          </w:drawing>
        </w:r>
      </w:ins>
    </w:p>
    <w:p xmlns:wp14="http://schemas.microsoft.com/office/word/2010/wordml" w:rsidP="7945EE4E" w14:paraId="31F2AB3C" wp14:textId="6DFC1E68">
      <w:pPr>
        <w:pStyle w:val="6"/>
        <w:widowControl w:val="0"/>
        <w:tabs>
          <w:tab w:val="left" w:leader="none" w:pos="187"/>
        </w:tabs>
        <w:jc w:val="center"/>
        <w:rPr>
          <w:b w:val="0"/>
          <w:bCs w:val="0"/>
        </w:rPr>
        <w:pPrChange w:author="Karoki Mũgambi" w:date="2023-10-18T18:32:31.239Z">
          <w:pPr>
            <w:pStyle w:val="6"/>
            <w:widowControl w:val="0"/>
            <w:tabs>
              <w:tab w:val="left" w:leader="none" w:pos="187"/>
            </w:tabs>
            <w:jc w:val="center"/>
          </w:pPr>
        </w:pPrChange>
      </w:pPr>
      <w:r w:rsidR="6216CD14">
        <w:rPr/>
        <w:t xml:space="preserve">Figure 2: </w:t>
      </w:r>
      <w:r w:rsidR="6216CD14">
        <w:rPr>
          <w:b w:val="0"/>
          <w:bCs w:val="0"/>
        </w:rPr>
        <w:t xml:space="preserve">Quantum circuit </w:t>
      </w:r>
      <w:del w:author="Karoki Mũgambi" w:date="2023-10-18T13:59:05.127Z" w:id="1834737293">
        <w:r w:rsidDel="7945EE4E">
          <w:rPr>
            <w:b w:val="0"/>
            <w:bCs w:val="0"/>
          </w:rPr>
          <w:delText>for</w:delText>
        </w:r>
      </w:del>
      <w:ins w:author="Karoki Mũgambi" w:date="2023-10-18T13:59:11.08Z" w:id="276744625">
        <w:r w:rsidR="7945EE4E">
          <w:rPr>
            <w:b w:val="0"/>
            <w:bCs w:val="0"/>
          </w:rPr>
          <w:t>implementation of</w:t>
        </w:r>
      </w:ins>
      <w:r w:rsidR="6216CD14">
        <w:rPr>
          <w:b w:val="0"/>
          <w:bCs w:val="0"/>
        </w:rPr>
        <w:t xml:space="preserve"> Deutsch’s purification protocol</w:t>
      </w:r>
      <w:ins w:author="Karoki Mũgambi" w:date="2023-10-18T13:59:53.911Z" w:id="1911035866">
        <w:r w:rsidR="7945EE4E">
          <w:rPr>
            <w:b w:val="0"/>
            <w:bCs w:val="0"/>
          </w:rPr>
          <w:t>. It is similar and follows the same procedure as Bennett’s protocol but with a slight modification by introducing</w:t>
        </w:r>
      </w:ins>
      <w:ins w:author="Karoki Mũgambi" w:date="2023-10-18T14:00:29.203Z" w:id="1883679388">
        <w:r w:rsidR="7945EE4E">
          <w:rPr>
            <w:b w:val="0"/>
            <w:bCs w:val="0"/>
          </w:rPr>
          <w:t xml:space="preserve"> single-qubit rotation operations before performing CNOT operations. The node with the control qubits, Alice, performs </w:t>
        </w:r>
        <w:r w:rsidR="7945EE4E">
          <w:rPr>
            <w:b w:val="0"/>
            <w:bCs w:val="0"/>
          </w:rPr>
          <w:t>a</w:t>
        </w:r>
        <w:r w:rsidR="7945EE4E">
          <w:rPr>
            <w:b w:val="0"/>
            <w:bCs w:val="0"/>
          </w:rPr>
          <w:t xml:space="preserve"> </w:t>
        </w:r>
      </w:ins>
      <m:oMathPara xmlns:m="http://schemas.openxmlformats.org/officeDocument/2006/math">
        <m:oMath xmlns:m="http://schemas.openxmlformats.org/officeDocument/2006/math">
          <m:sSub xmlns:m="http://schemas.openxmlformats.org/officeDocument/2006/math">
            <m:sSubPr>
              <m:ctrlPr/>
            </m:sSubPr>
            <m:e>
              <m:r>
                <m:t>𝑅</m:t>
              </m:r>
            </m:e>
            <m:sub>
              <m:r>
                <m:t>𝑥</m:t>
              </m:r>
            </m:sub>
          </m:sSub>
          <m:d xmlns:m="http://schemas.openxmlformats.org/officeDocument/2006/math">
            <m:dPr>
              <m:ctrlPr/>
            </m:dPr>
            <m:e>
              <m:f>
                <m:fPr>
                  <m:ctrlPr/>
                </m:fPr>
                <m:num>
                  <m:r>
                    <m:t>𝜋</m:t>
                  </m:r>
                </m:num>
                <m:den>
                  <m:r>
                    <m:t>2</m:t>
                  </m:r>
                </m:den>
              </m:f>
            </m:e>
          </m:d>
        </m:oMath>
      </m:oMathPara>
      <w:ins w:author="Karoki Mũgambi" w:date="2023-10-18T14:02:59.723Z" w:id="417526208">
        <w:r w:rsidR="7945EE4E">
          <w:rPr>
            <w:b w:val="0"/>
            <w:bCs w:val="0"/>
          </w:rPr>
          <w:t xml:space="preserve"> operation on all qubits while every other corre</w:t>
        </w:r>
      </w:ins>
      <w:ins w:author="Karoki Mũgambi" w:date="2023-10-18T14:03:11.314Z" w:id="239969189">
        <w:r w:rsidR="7945EE4E">
          <w:rPr>
            <w:b w:val="0"/>
            <w:bCs w:val="0"/>
          </w:rPr>
          <w:t xml:space="preserve">sponding node performs the inverse </w:t>
        </w:r>
      </w:ins>
      <m:oMathPara xmlns:m="http://schemas.openxmlformats.org/officeDocument/2006/math">
        <m:oMath xmlns:m="http://schemas.openxmlformats.org/officeDocument/2006/math">
          <m:sSub xmlns:m="http://schemas.openxmlformats.org/officeDocument/2006/math">
            <m:sSubPr>
              <m:ctrlPr/>
            </m:sSubPr>
            <m:e>
              <m:r>
                <m:t>𝑅</m:t>
              </m:r>
            </m:e>
            <m:sub>
              <m:r>
                <m:t>𝑥</m:t>
              </m:r>
            </m:sub>
          </m:sSub>
          <m:d xmlns:m="http://schemas.openxmlformats.org/officeDocument/2006/math">
            <m:dPr>
              <m:ctrlPr/>
            </m:dPr>
            <m:e>
              <m:r>
                <m:t>−</m:t>
              </m:r>
              <m:f>
                <m:fPr>
                  <m:ctrlPr/>
                </m:fPr>
                <m:num>
                  <m:r>
                    <m:t>𝜋</m:t>
                  </m:r>
                </m:num>
                <m:den>
                  <m:r>
                    <m:t>2</m:t>
                  </m:r>
                </m:den>
              </m:f>
            </m:e>
          </m:d>
        </m:oMath>
      </m:oMathPara>
      <w:ins w:author="Karoki Mũgambi" w:date="2023-10-18T14:04:39.866Z" w:id="929468225">
        <w:r w:rsidR="7945EE4E">
          <w:rPr>
            <w:b w:val="0"/>
            <w:bCs w:val="0"/>
          </w:rPr>
          <w:t xml:space="preserve"> operation on all their qubits. The rotation operations correspond to rotations by </w:t>
        </w:r>
      </w:ins>
      <m:oMathPara xmlns:m="http://schemas.openxmlformats.org/officeDocument/2006/math">
        <m:oMath xmlns:m="http://schemas.openxmlformats.org/officeDocument/2006/math">
          <m:f xmlns:m="http://schemas.openxmlformats.org/officeDocument/2006/math">
            <m:fPr>
              <m:ctrlPr/>
            </m:fPr>
            <m:num>
              <m:r>
                <m:t>𝜋</m:t>
              </m:r>
            </m:num>
            <m:den>
              <m:r>
                <m:t>2</m:t>
              </m:r>
            </m:den>
          </m:f>
        </m:oMath>
      </m:oMathPara>
      <w:ins w:author="Karoki Mũgambi" w:date="2023-10-18T14:05:06.987Z" w:id="449117460">
        <w:r w:rsidR="7945EE4E">
          <w:rPr>
            <w:b w:val="0"/>
            <w:bCs w:val="0"/>
          </w:rPr>
          <w:t xml:space="preserve"> and </w:t>
        </w:r>
      </w:ins>
      <m:oMathPara xmlns:m="http://schemas.openxmlformats.org/officeDocument/2006/math">
        <m:oMath xmlns:m="http://schemas.openxmlformats.org/officeDocument/2006/math">
          <m:r xmlns:m="http://schemas.openxmlformats.org/officeDocument/2006/math">
            <m:t xmlns:m="http://schemas.openxmlformats.org/officeDocument/2006/math">−</m:t>
          </m:r>
          <m:f xmlns:m="http://schemas.openxmlformats.org/officeDocument/2006/math">
            <m:fPr>
              <m:ctrlPr/>
            </m:fPr>
            <m:num>
              <m:r>
                <m:t>𝜋</m:t>
              </m:r>
            </m:num>
            <m:den>
              <m:r>
                <m:t>2</m:t>
              </m:r>
            </m:den>
          </m:f>
        </m:oMath>
      </m:oMathPara>
      <w:ins w:author="Karoki Mũgambi" w:date="2023-10-18T14:05:46.697Z" w:id="12607319">
        <w:r w:rsidR="7945EE4E">
          <w:rPr>
            <w:b w:val="0"/>
            <w:bCs w:val="0"/>
          </w:rPr>
          <w:t xml:space="preserve"> about the x axis. Thereafter, the CNOT operations </w:t>
        </w:r>
        <w:r w:rsidR="7945EE4E">
          <w:rPr>
            <w:b w:val="0"/>
            <w:bCs w:val="0"/>
          </w:rPr>
          <w:t>proceed</w:t>
        </w:r>
        <w:r w:rsidR="7945EE4E">
          <w:rPr>
            <w:b w:val="0"/>
            <w:bCs w:val="0"/>
          </w:rPr>
          <w:t xml:space="preserve"> as in Bennett’s procedure.</w:t>
        </w:r>
      </w:ins>
      <w:r>
        <w:br/>
      </w:r>
    </w:p>
    <w:p xmlns:wp14="http://schemas.microsoft.com/office/word/2010/wordml" w:rsidP="3731BB75" w14:paraId="224EEE8F" wp14:textId="1E8E53B2">
      <w:pPr>
        <w:pStyle w:val="33"/>
        <w:widowControl w:val="0"/>
        <w:tabs>
          <w:tab w:val="left" w:pos="187"/>
        </w:tabs>
        <w:snapToGrid w:val="0"/>
        <w:spacing w:before="240" w:after="60"/>
        <w:rPr>
          <w:b w:val="1"/>
          <w:bCs w:val="1"/>
          <w:i w:val="1"/>
          <w:iCs w:val="1"/>
        </w:rPr>
      </w:pPr>
      <w:r w:rsidRPr="3731BB75" w:rsidR="3731BB75">
        <w:rPr>
          <w:b w:val="1"/>
          <w:bCs w:val="1"/>
          <w:i w:val="1"/>
          <w:iCs w:val="1"/>
        </w:rPr>
        <w:t>2.6 Quantum Entanglement Swapping</w:t>
      </w:r>
    </w:p>
    <w:p xmlns:wp14="http://schemas.microsoft.com/office/word/2010/wordml" w:rsidP="3731BB75" w14:paraId="46063B05" wp14:textId="041E5D58">
      <w:pPr>
        <w:pStyle w:val="1"/>
        <w:widowControl w:val="0"/>
        <w:tabs>
          <w:tab w:val="left" w:pos="187"/>
        </w:tabs>
        <w:snapToGrid w:val="0"/>
        <w:spacing w:before="0"/>
        <w:ind w:firstLine="440" w:firstLineChars="200"/>
      </w:pPr>
      <w:r w:rsidR="22A0B304">
        <w:rPr/>
        <w:t xml:space="preserve">The quantum entanglement swapping circuit has a construction approach </w:t>
      </w:r>
      <w:ins w:author="Karoki Mũgambi" w:date="2023-10-18T14:48:51.005Z" w:id="1582885902">
        <w:r w:rsidR="22A0B304">
          <w:t>similar to</w:t>
        </w:r>
      </w:ins>
      <w:del w:author="Karoki Mũgambi" w:date="2023-10-18T14:48:46.946Z" w:id="1993988821">
        <w:r w:rsidDel="22A0B304">
          <w:delText>like</w:delText>
        </w:r>
      </w:del>
      <w:r w:rsidR="22A0B304">
        <w:rPr/>
        <w:t xml:space="preserve"> the teleportation protocol</w:t>
      </w:r>
      <w:ins w:author="Karoki Mũgambi" w:date="2023-10-22T15:52:04.853Z" w:id="718227523">
        <w:r w:rsidR="22A0B304">
          <w:t xml:space="preserve"> [20]</w:t>
        </w:r>
      </w:ins>
      <w:r w:rsidR="22A0B304">
        <w:rPr/>
        <w:t xml:space="preserve">. Here, we </w:t>
      </w:r>
      <w:r w:rsidR="22A0B304">
        <w:rPr/>
        <w:t>demonstrated</w:t>
      </w:r>
      <w:r w:rsidR="22A0B304">
        <w:rPr/>
        <w:t xml:space="preserve"> the teleportation of an entangled qubit by entangling one qubit of Alice's Bell pair with another </w:t>
      </w:r>
      <w:del w:author="Karoki Mũgambi" w:date="2023-10-18T14:49:24.347Z" w:id="1280127932">
        <w:r w:rsidDel="22A0B304">
          <w:delText xml:space="preserve">qubit </w:delText>
        </w:r>
      </w:del>
      <w:r w:rsidR="22A0B304">
        <w:rPr/>
        <w:t>of Bob's Bell pair. This is significant because it allows for states previously not entangled and which had never interacted with each other before to become entangled with each other. This is the guiding principle to extending the length of a quantum link.</w:t>
      </w:r>
    </w:p>
    <w:p xmlns:wp14="http://schemas.microsoft.com/office/word/2010/wordml" w:rsidP="3731BB75" w14:paraId="45927C14" wp14:textId="013D16B6">
      <w:pPr>
        <w:pStyle w:val="1"/>
        <w:widowControl w:val="0"/>
        <w:tabs>
          <w:tab w:val="left" w:leader="none" w:pos="187"/>
        </w:tabs>
        <w:bidi w:val="0"/>
        <w:spacing w:before="0" w:beforeAutospacing="off" w:after="60" w:afterAutospacing="off" w:line="259" w:lineRule="auto"/>
        <w:ind w:left="0" w:right="0" w:firstLine="450"/>
        <w:jc w:val="both"/>
        <w:rPr>
          <w:ins w:author="Karoki Mũgambi" w:date="2023-10-18T14:59:33.144Z" w:id="368478100"/>
        </w:rPr>
      </w:pPr>
      <w:r w:rsidR="3731BB75">
        <w:rPr/>
        <w:t xml:space="preserve">The elementary construction of the entanglement swapping circuit </w:t>
      </w:r>
      <w:r w:rsidR="3731BB75">
        <w:rPr/>
        <w:t>contains</w:t>
      </w:r>
      <w:r w:rsidR="3731BB75">
        <w:rPr/>
        <w:t xml:space="preserve"> two Bell pairs </w:t>
      </w:r>
      <w:del w:author="Karoki Mũgambi" w:date="2023-10-18T14:50:34.666Z" w:id="49407442">
        <w:r w:rsidDel="22A0B304">
          <w:delText>which together form</w:delText>
        </w:r>
      </w:del>
      <w:ins w:author="Karoki Mũgambi" w:date="2023-10-18T14:50:43.24Z" w:id="917758838">
        <w:r w:rsidR="22A0B304">
          <w:t>collectively constituting</w:t>
        </w:r>
      </w:ins>
      <w:r w:rsidR="3731BB75">
        <w:rPr/>
        <w:t xml:space="preserve"> a</w:t>
      </w:r>
      <w:del w:author="Karoki Mũgambi" w:date="2023-10-18T14:50:51.387Z" w:id="814931600">
        <w:r w:rsidDel="22A0B304">
          <w:delText xml:space="preserve"> combined</w:delText>
        </w:r>
      </w:del>
      <w:ins w:author="Karoki Mũgambi" w:date="2023-10-18T14:51:05.38Z" w:id="215342497">
        <w:r w:rsidR="22A0B304">
          <w:t xml:space="preserve"> </w:t>
        </w:r>
      </w:ins>
      <w:del w:author="Karoki Mũgambi" w:date="2023-10-18T14:50:51.387Z" w:id="791419427">
        <w:r w:rsidDel="22A0B304">
          <w:delText xml:space="preserve"> </w:delText>
        </w:r>
      </w:del>
      <w:r w:rsidR="3731BB75">
        <w:rPr/>
        <w:t xml:space="preserve">4-qubit quantum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r>
                    <m:t>𝜓</m:t>
                  </m:r>
                </m:e>
              </m:d>
            </m:e>
            <m:sub>
              <m:r>
                <m:t>𝐴𝐵𝐶𝐷</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Bell-state measurement (BSM) </w:t>
      </w:r>
      <w:del w:author="Karoki Mũgambi" w:date="2023-10-18T14:51:57.192Z" w:id="1619504787">
        <w:r w:rsidDel="22A0B304">
          <w:delText xml:space="preserve">measurement </w:delText>
        </w:r>
      </w:del>
      <w:r w:rsidR="3731BB75">
        <w:rPr/>
        <w:t xml:space="preserve">is performed between the qubits in B and C. </w:t>
      </w:r>
      <w:del w:author="Karoki Mũgambi" w:date="2023-10-18T14:52:36.294Z" w:id="1286702949">
        <w:r w:rsidDel="22A0B304">
          <w:delText>Depending on the results of</w:delText>
        </w:r>
      </w:del>
      <w:ins w:author="Karoki Mũgambi" w:date="2023-10-18T14:52:40.525Z" w:id="2000960648">
        <w:r w:rsidR="22A0B304">
          <w:t>Based on</w:t>
        </w:r>
      </w:ins>
      <w:r w:rsidR="3731BB75">
        <w:rPr/>
        <w:t xml:space="preserve"> the measurement</w:t>
      </w:r>
      <w:ins w:author="Karoki Mũgambi" w:date="2023-10-18T14:52:45.318Z" w:id="1733185930">
        <w:r w:rsidR="22A0B304">
          <w:t xml:space="preserve"> outcomes</w:t>
        </w:r>
      </w:ins>
      <w:r w:rsidR="3731BB75">
        <w:rPr/>
        <w:t xml:space="preserve">, </w:t>
      </w:r>
      <w:r w:rsidR="3731BB75">
        <w:rPr/>
        <w:t>an appropriate Pauli</w:t>
      </w:r>
      <w:r w:rsidR="3731BB75">
        <w:rPr/>
        <w:t xml:space="preserve"> correction operation </w:t>
      </w:r>
      <w:r w:rsidRPr="22A0B304" w:rsidR="3731BB75">
        <w:rPr>
          <w:i w:val="1"/>
          <w:iCs w:val="1"/>
        </w:rPr>
        <w:t>I, Z, X, Y</w:t>
      </w:r>
      <w:r w:rsidR="3731BB75">
        <w:rPr/>
        <w:t xml:space="preserve"> </w:t>
      </w:r>
      <w:ins w:author="Karoki Mũgambi" w:date="2023-10-18T14:53:11.232Z" w:id="1037878017">
        <w:r w:rsidR="22A0B304">
          <w:t>i</w:t>
        </w:r>
      </w:ins>
      <w:del w:author="Karoki Mũgambi" w:date="2023-10-18T14:53:09.466Z" w:id="1093430110">
        <w:r w:rsidDel="22A0B304">
          <w:delText>get</w:delText>
        </w:r>
      </w:del>
      <w:r w:rsidR="3731BB75">
        <w:rPr/>
        <w:t xml:space="preserve">s performed on the qubit in D [</w:t>
      </w:r>
      <w:ins w:author="Karoki Mũgambi" w:date="2023-10-18T14:53:28.02Z" w:id="103976166">
        <w:r w:rsidR="22A0B304">
          <w:t>5</w:t>
        </w:r>
      </w:ins>
      <w:del w:author="Karoki Mũgambi" w:date="2023-10-18T14:53:27.618Z" w:id="224643745">
        <w:r w:rsidDel="22A0B304">
          <w:delText>4</w:delText>
        </w:r>
      </w:del>
      <w:r w:rsidR="3731BB75">
        <w:rPr/>
        <w:t xml:space="preserve">]</w:t>
      </w:r>
      <w:r w:rsidR="3731BB75">
        <w:rPr/>
        <w:t xml:space="preserve">. Th</w:t>
      </w:r>
      <w:ins w:author="Karoki Mũgambi" w:date="2023-10-18T14:53:41.259Z" w:id="1583402665">
        <w:r w:rsidR="22A0B304">
          <w:t>is</w:t>
        </w:r>
      </w:ins>
      <w:del w:author="Karoki Mũgambi" w:date="2023-10-18T14:53:40.671Z" w:id="1778650459">
        <w:r w:rsidDel="22A0B304">
          <w:delText>e</w:delText>
        </w:r>
      </w:del>
      <w:r w:rsidR="3731BB75">
        <w:rPr/>
        <w:t xml:space="preserve"> result</w:t>
      </w:r>
      <w:ins w:author="Karoki Mũgambi" w:date="2023-10-18T14:53:43.331Z" w:id="279699053">
        <w:r w:rsidR="22A0B304">
          <w:t>s</w:t>
        </w:r>
      </w:ins>
      <w:r w:rsidR="3731BB75">
        <w:rPr/>
        <w:t xml:space="preserve"> i</w:t>
      </w:r>
      <w:ins w:author="Karoki Mũgambi" w:date="2023-10-18T14:53:46.441Z" w:id="462362136">
        <w:r w:rsidR="22A0B304">
          <w:t>n</w:t>
        </w:r>
      </w:ins>
      <w:del w:author="Karoki Mũgambi" w:date="2023-10-18T14:53:46.197Z" w:id="999904993">
        <w:r w:rsidDel="22A0B304">
          <w:delText>s</w:delText>
        </w:r>
      </w:del>
      <w:r w:rsidR="3731BB75">
        <w:rPr/>
        <w:t xml:space="preserve"> the projection of qubits in A and D into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𝐴𝐷</m:t>
              </m:r>
            </m:sub>
          </m:sSub>
        </m:oMath>
      </m:oMathPara>
      <w:r w:rsidR="3731BB75">
        <w:rPr/>
        <w:t xml:space="preserve"> </w:t>
      </w:r>
      <w:ins w:author="Karoki Mũgambi" w:date="2023-10-18T14:54:43.549Z" w:id="1813169279">
        <w:r w:rsidR="22A0B304">
          <w:t>while simul</w:t>
        </w:r>
      </w:ins>
      <w:ins w:author="Karoki Mũgambi" w:date="2023-10-18T14:54:55.34Z" w:id="1617324608">
        <w:r w:rsidR="22A0B304">
          <w:t>taneously establishing</w:t>
        </w:r>
      </w:ins>
      <w:del w:author="Karoki Mũgambi" w:date="2023-10-18T14:55:08.631Z" w:id="490224286">
        <w:r w:rsidDel="22A0B304">
          <w:delText>and the</w:delText>
        </w:r>
      </w:del>
      <w:r w:rsidR="3731BB75">
        <w:rPr/>
        <w:t xml:space="preserve"> entanglement between nodes B and C in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 xml:space="preserve">.</w:t>
      </w:r>
      <w:ins w:author="Karoki Mũgambi" w:date="2023-10-18T14:55:59.108Z" w:id="800409233">
        <w:r w:rsidR="22A0B304">
          <w:t xml:space="preserve"> The achi</w:t>
        </w:r>
      </w:ins>
      <w:ins w:author="Karoki Mũgambi" w:date="2023-10-18T14:56:14.384Z" w:id="590213594">
        <w:r w:rsidR="22A0B304">
          <w:t>e</w:t>
        </w:r>
      </w:ins>
      <w:ins w:author="Karoki Mũgambi" w:date="2023-10-18T14:55:59.108Z" w:id="2017195267">
        <w:r w:rsidR="22A0B304">
          <w:t xml:space="preserve">ved entanglement distribution </w:t>
        </w:r>
      </w:ins>
      <w:ins w:author="Karoki Mũgambi" w:date="2023-10-18T14:56:58.095Z" w:id="1848006982">
        <w:r w:rsidR="22A0B304">
          <w:t xml:space="preserve">from A to D </w:t>
        </w:r>
        <w:r w:rsidR="22A0B304">
          <w:t>maintains</w:t>
        </w:r>
        <w:r w:rsidR="22A0B304">
          <w:t xml:space="preserve"> a quantum communication link which enables direct</w:t>
        </w:r>
      </w:ins>
      <w:ins w:author="Karoki Mũgambi" w:date="2023-10-18T14:57:18.347Z" w:id="954574371">
        <w:r w:rsidR="22A0B304">
          <w:t xml:space="preserve"> teleportation from node A to D.</w:t>
        </w:r>
      </w:ins>
      <w:del w:author="Karoki Mũgambi" w:date="2023-10-18T14:57:31.331Z" w:id="988577224">
        <w:r w:rsidDel="22A0B304">
          <w:delText xml:space="preserve"> Teleportation can now occur directly from node A to </w:delText>
        </w:r>
        <w:r w:rsidDel="22A0B304">
          <w:delText>D</w:delText>
        </w:r>
        <w:r w:rsidDel="22A0B304">
          <w:delText xml:space="preserve"> because the entanglement distributed to D from A </w:delText>
        </w:r>
        <w:r w:rsidDel="22A0B304">
          <w:delText>maintains</w:delText>
        </w:r>
        <w:r w:rsidDel="22A0B304">
          <w:delText xml:space="preserve"> a complete quantum communication link not limited by spatial separation.</w:delText>
        </w:r>
      </w:del>
      <w:ins w:author="Karoki Mũgambi" w:date="2023-10-18T14:57:50.281Z" w:id="761454285">
        <w:r w:rsidR="22A0B304">
          <w:t xml:space="preserve"> Notably, </w:t>
        </w:r>
      </w:ins>
      <w:ins w:author="Karoki Mũgambi" w:date="2023-10-18T14:58:27.034Z" w:id="879319658">
        <w:r w:rsidR="22A0B304">
          <w:t xml:space="preserve">this study employs the conventional construction of entanglement swapping that requires CNOT gates. However, there has been proposed an alternative approach that </w:t>
        </w:r>
        <w:r w:rsidR="22A0B304">
          <w:t>eliminates</w:t>
        </w:r>
        <w:r w:rsidR="22A0B304">
          <w:t xml:space="preserve"> the need for CNOT gates, </w:t>
        </w:r>
        <w:r w:rsidR="22A0B304">
          <w:t>leveraging</w:t>
        </w:r>
        <w:r w:rsidR="22A0B304">
          <w:t xml:space="preserve"> the quantum Zeno effect which has the potential of reducing the quantum repeater circuit complexity and potentially improving on the fidelity of quantum states [</w:t>
        </w:r>
      </w:ins>
      <w:ins w:author="Karoki Mũgambi" w:date="2023-10-22T15:52:55.249Z" w:id="121401265">
        <w:r w:rsidR="22A0B304">
          <w:t>2</w:t>
        </w:r>
      </w:ins>
      <w:ins w:author="Karoki Mũgambi" w:date="2023-10-18T14:58:27.034Z" w:id="67810667">
        <w:r w:rsidR="22A0B304">
          <w:t>1</w:t>
        </w:r>
        <w:r w:rsidR="22A0B304">
          <w:t>].</w:t>
        </w:r>
      </w:ins>
    </w:p>
    <w:p w:rsidR="0DE0D8BB" w:rsidP="0DE0D8BB" w:rsidRDefault="0DE0D8BB" w14:paraId="6EF86DAE" w14:textId="0DF7AEC6">
      <w:pPr>
        <w:pStyle w:val="1"/>
        <w:widowControl w:val="0"/>
        <w:tabs>
          <w:tab w:val="left" w:leader="none" w:pos="187"/>
        </w:tabs>
        <w:bidi w:val="0"/>
        <w:spacing w:before="0" w:beforeAutospacing="off" w:after="60" w:afterAutospacing="off" w:line="259" w:lineRule="auto"/>
        <w:ind w:left="0" w:right="0" w:firstLine="450"/>
        <w:jc w:val="both"/>
        <w:rPr>
          <w:del w:author="Karoki Mũgambi" w:date="2023-10-18T21:18:05.503Z" w:id="1883463798"/>
        </w:rPr>
      </w:pPr>
      <w:ins w:author="Karoki Mũgambi" w:date="2023-10-18T14:59:58.806Z" w:id="17745924">
        <w:r w:rsidR="410E6905">
          <w:t xml:space="preserve">The circuit in Figure </w:t>
        </w:r>
      </w:ins>
      <w:ins w:author="Karoki Mũgambi" w:date="2023-10-18T15:01:39.311Z" w:id="1338635157">
        <w:r w:rsidR="410E6905">
          <w:t>3</w:t>
        </w:r>
      </w:ins>
      <w:ins w:author="Karoki Mũgambi" w:date="2023-10-18T14:59:58.806Z" w:id="1433573455">
        <w:r w:rsidR="410E6905">
          <w:t xml:space="preserve"> was executed in the backend, and measurements</w:t>
        </w:r>
      </w:ins>
      <w:ins w:author="Karoki Mũgambi" w:date="2023-10-18T15:00:31.046Z" w:id="1097791998">
        <w:r w:rsidR="410E6905">
          <w:t xml:space="preserve"> performed in the computational bases, yielding the verification results</w:t>
        </w:r>
      </w:ins>
      <w:ins w:author="Karoki Mũgambi" w:date="2023-10-18T15:01:53.768Z" w:id="378451459">
        <w:r w:rsidR="410E6905">
          <w:t xml:space="preserve"> in Figure 4 that </w:t>
        </w:r>
      </w:ins>
      <w:ins w:author="Karoki Mũgambi" w:date="2023-10-18T15:02:31.114Z" w:id="679198719">
        <w:r w:rsidR="410E6905">
          <w:t xml:space="preserve">tell us how successful the entanglement swapping was. An outcome of </w:t>
        </w:r>
      </w:ins>
      <m:oMathPara xmlns:m="http://schemas.openxmlformats.org/officeDocument/2006/math">
        <m:oMath xmlns:m="http://schemas.openxmlformats.org/officeDocument/2006/math">
          <m:d xmlns:m="http://schemas.openxmlformats.org/officeDocument/2006/math">
            <m:dPr>
              <m:begChr m:val="|"/>
              <m:endChr m:val="⟩"/>
              <m:ctrlPr/>
            </m:dPr>
            <m:e>
              <m:r>
                <m:t>00</m:t>
              </m:r>
            </m:e>
          </m:d>
        </m:oMath>
      </m:oMathPara>
      <w:ins w:author="Karoki Mũgambi" w:date="2023-10-18T15:04:45.613Z" w:id="1116096116">
        <w:r w:rsidR="410E6905">
          <w:t xml:space="preserve"> for Alice’s and Bob’s qubits, </w:t>
        </w:r>
      </w:ins>
      <m:oMathPara xmlns:m="http://schemas.openxmlformats.org/officeDocument/2006/math">
        <m:oMath xmlns:m="http://schemas.openxmlformats.org/officeDocument/2006/math">
          <m:r xmlns:m="http://schemas.openxmlformats.org/officeDocument/2006/math">
            <m:t xmlns:m="http://schemas.openxmlformats.org/officeDocument/2006/math">𝑎𝑙𝑖𝑐</m:t>
          </m:r>
          <m:sSub xmlns:m="http://schemas.openxmlformats.org/officeDocument/2006/math">
            <m:sSubPr>
              <m:ctrlPr/>
            </m:sSubPr>
            <m:e>
              <m:r>
                <m:t>𝑒</m:t>
              </m:r>
            </m:e>
            <m:sub>
              <m:r>
                <m:t>0</m:t>
              </m:r>
            </m:sub>
          </m:sSub>
        </m:oMath>
      </m:oMathPara>
      <w:ins w:author="Karoki Mũgambi" w:date="2023-10-18T15:05:06.89Z" w:id="1310099411">
        <w:r w:rsidR="410E6905">
          <w:t xml:space="preserve"> and </w:t>
        </w:r>
      </w:ins>
      <m:oMathPara xmlns:m="http://schemas.openxmlformats.org/officeDocument/2006/math">
        <m:oMath xmlns:m="http://schemas.openxmlformats.org/officeDocument/2006/math">
          <m:r xmlns:m="http://schemas.openxmlformats.org/officeDocument/2006/math">
            <m:t xmlns:m="http://schemas.openxmlformats.org/officeDocument/2006/math">𝑏𝑜</m:t>
          </m:r>
          <m:sSub xmlns:m="http://schemas.openxmlformats.org/officeDocument/2006/math">
            <m:sSubPr>
              <m:ctrlPr/>
            </m:sSubPr>
            <m:e>
              <m:r>
                <m:t>𝑏</m:t>
              </m:r>
            </m:e>
            <m:sub>
              <m:r>
                <m:t>1</m:t>
              </m:r>
            </m:sub>
          </m:sSub>
        </m:oMath>
      </m:oMathPara>
      <w:ins w:author="Karoki Mũgambi" w:date="2023-10-18T15:05:54.194Z" w:id="1293401604">
        <w:r w:rsidR="410E6905">
          <w:t xml:space="preserve"> respectively, </w:t>
        </w:r>
        <w:r w:rsidR="410E6905">
          <w:t>indicates</w:t>
        </w:r>
        <w:r w:rsidR="410E6905">
          <w:t xml:space="preserve"> successful entanglement swapping. Observe that this occurs on average </w:t>
        </w:r>
        <w:r w:rsidR="410E6905">
          <w:t>roughly half</w:t>
        </w:r>
        <w:r w:rsidR="410E6905">
          <w:t xml:space="preserve"> the time on our case</w:t>
        </w:r>
      </w:ins>
    </w:p>
    <w:p xmlns:wp14="http://schemas.microsoft.com/office/word/2010/wordml" w:rsidP="410E6905" w14:paraId="23F3DAF6" wp14:textId="25CB8655">
      <w:pPr>
        <w:pStyle w:val="1"/>
        <w:widowControl w:val="0"/>
        <w:suppressLineNumbers w:val="0"/>
        <w:tabs>
          <w:tab w:val="left" w:leader="none" w:pos="187"/>
        </w:tabs>
        <w:bidi w:val="0"/>
        <w:spacing w:before="0" w:beforeAutospacing="off" w:after="60" w:afterAutospacing="off" w:line="259" w:lineRule="auto"/>
        <w:ind w:left="0" w:right="0" w:firstLine="450"/>
        <w:jc w:val="both"/>
        <w:rPr>
          <w:rFonts w:ascii="Times New Roman" w:hAnsi="Times New Roman" w:eastAsia="Times New Roman" w:cs="Times New Roman"/>
          <w:noProof w:val="0"/>
          <w:sz w:val="22"/>
          <w:szCs w:val="22"/>
          <w:lang w:val="en-GB"/>
        </w:rPr>
      </w:pPr>
      <w:del w:author="Karoki Mũgambi" w:date="2023-10-18T21:18:05.499Z" w:id="597511787">
        <w:r w:rsidDel="768606CA">
          <w:delText>Having executed the circuit in Fig. 3 in the QASM simulator, the measurement results obtained were as in Fig. 4. As expected, Alice's entangled qubit, when measured, is in the state with near probability together with Bob's other qubit with whom they are entangled. These results act as proof of a successful entanglement swapping pro</w:delText>
        </w:r>
      </w:del>
      <w:ins w:author="Karoki Mũgambi" w:date="2023-10-18T21:18:05.714Z" w:id="192383294">
        <w:r w:rsidR="768606CA">
          <w:t>.</w:t>
        </w:r>
      </w:ins>
    </w:p>
    <w:p w:rsidR="768606CA" w:rsidP="768606CA" w:rsidRDefault="768606CA" w14:paraId="3CA95113" w14:textId="7BE4BE4D">
      <w:pPr>
        <w:pStyle w:val="1"/>
        <w:widowControl w:val="0"/>
        <w:suppressLineNumbers w:val="0"/>
        <w:tabs>
          <w:tab w:val="left" w:leader="none" w:pos="187"/>
        </w:tabs>
        <w:bidi w:val="0"/>
        <w:spacing w:before="0" w:beforeAutospacing="off" w:after="60" w:afterAutospacing="off" w:line="259" w:lineRule="auto"/>
        <w:ind w:left="0" w:right="0" w:firstLine="0"/>
        <w:jc w:val="both"/>
      </w:pPr>
    </w:p>
    <w:p xmlns:wp14="http://schemas.microsoft.com/office/word/2010/wordml" w:rsidP="3731BB75" w14:paraId="6908DA74" wp14:textId="7574D85A">
      <w:pPr>
        <w:pStyle w:val="6"/>
        <w:widowControl w:val="0"/>
        <w:tabs>
          <w:tab w:val="left" w:leader="none" w:pos="187"/>
        </w:tabs>
      </w:pPr>
      <w:r>
        <w:drawing>
          <wp:inline xmlns:wp14="http://schemas.microsoft.com/office/word/2010/wordprocessingDrawing" wp14:editId="632AE662" wp14:anchorId="5146A7DC">
            <wp:extent cx="6138628" cy="1828800"/>
            <wp:effectExtent l="0" t="0" r="0" b="0"/>
            <wp:docPr id="747241728" name="" title=""/>
            <wp:cNvGraphicFramePr>
              <a:graphicFrameLocks noChangeAspect="1"/>
            </wp:cNvGraphicFramePr>
            <a:graphic>
              <a:graphicData uri="http://schemas.openxmlformats.org/drawingml/2006/picture">
                <pic:pic>
                  <pic:nvPicPr>
                    <pic:cNvPr id="0" name=""/>
                    <pic:cNvPicPr/>
                  </pic:nvPicPr>
                  <pic:blipFill>
                    <a:blip r:embed="R66de302bc09344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8628" cy="1828800"/>
                    </a:xfrm>
                    <a:prstGeom prst="rect">
                      <a:avLst/>
                    </a:prstGeom>
                  </pic:spPr>
                </pic:pic>
              </a:graphicData>
            </a:graphic>
          </wp:inline>
        </w:drawing>
      </w:r>
    </w:p>
    <w:p xmlns:wp14="http://schemas.microsoft.com/office/word/2010/wordml" w:rsidP="5AF6DF62" wp14:textId="7E1BD4CE" w14:paraId="67555F3E">
      <w:pPr>
        <w:pStyle w:val="6"/>
        <w:widowControl w:val="0"/>
        <w:tabs>
          <w:tab w:val="left" w:leader="none" w:pos="187"/>
        </w:tabs>
        <w:jc w:val="center"/>
        <w:pPrChange w:author="Karoki Mũgambi" w:date="2023-10-18T18:32:53.475Z">
          <w:pPr>
            <w:pStyle w:val="6"/>
            <w:widowControl w:val="0"/>
            <w:tabs>
              <w:tab w:val="left" w:leader="none" w:pos="187"/>
            </w:tabs>
            <w:jc w:val="center"/>
          </w:pPr>
        </w:pPrChange>
      </w:pPr>
      <w:r w:rsidR="6216CD14">
        <w:rPr/>
        <w:t xml:space="preserve">Figure 3: </w:t>
      </w:r>
      <w:r w:rsidR="6216CD14">
        <w:rPr>
          <w:b w:val="0"/>
          <w:bCs w:val="0"/>
        </w:rPr>
        <w:t xml:space="preserve">Quantum circuit </w:t>
      </w:r>
      <w:ins w:author="Karoki Mũgambi" w:date="2023-10-18T14:21:47.411Z" w:id="1526128482">
        <w:r w:rsidR="5AF6DF62">
          <w:rPr>
            <w:b w:val="0"/>
            <w:bCs w:val="0"/>
          </w:rPr>
          <w:t>implementation</w:t>
        </w:r>
      </w:ins>
      <w:del w:author="Karoki Mũgambi" w:date="2023-10-18T14:21:43.679Z" w:id="240931709">
        <w:r w:rsidDel="5AF6DF62">
          <w:rPr>
            <w:b w:val="0"/>
            <w:bCs w:val="0"/>
          </w:rPr>
          <w:delText>for</w:delText>
        </w:r>
      </w:del>
      <w:r w:rsidR="6216CD14">
        <w:rPr>
          <w:b w:val="0"/>
          <w:bCs w:val="0"/>
        </w:rPr>
        <w:t xml:space="preserve"> </w:t>
      </w:r>
      <w:ins w:author="Karoki Mũgambi" w:date="2023-10-18T14:21:54.57Z" w:id="2095889134">
        <w:r w:rsidR="5AF6DF62">
          <w:rPr>
            <w:b w:val="0"/>
            <w:bCs w:val="0"/>
          </w:rPr>
          <w:t xml:space="preserve">of </w:t>
        </w:r>
      </w:ins>
      <w:r w:rsidR="6216CD14">
        <w:rPr>
          <w:b w:val="0"/>
          <w:bCs w:val="0"/>
        </w:rPr>
        <w:t>quantum entanglement swapping protocol</w:t>
      </w:r>
      <w:ins w:author="Karoki Mũgambi" w:date="2023-10-18T14:22:16.035Z" w:id="677002796">
        <w:r w:rsidR="5AF6DF62">
          <w:rPr>
            <w:b w:val="0"/>
            <w:bCs w:val="0"/>
          </w:rPr>
          <w:t xml:space="preserve">. The quantum state to be teleported to Bob is Alice’s </w:t>
        </w:r>
      </w:ins>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ins w:author="Karoki Mũgambi" w:date="2023-10-18T14:22:59.765Z" w:id="1808490779">
        <w:r w:rsidR="5AF6DF62">
          <w:rPr>
            <w:b w:val="0"/>
            <w:bCs w:val="0"/>
          </w:rPr>
          <w:t>. As an effort in verifying the succe</w:t>
        </w:r>
      </w:ins>
      <w:ins w:author="Karoki Mũgambi" w:date="2023-10-18T14:23:02.586Z" w:id="1594480762">
        <w:r w:rsidR="5AF6DF62">
          <w:rPr>
            <w:b w:val="0"/>
            <w:bCs w:val="0"/>
          </w:rPr>
          <w:t>ss of the protocol</w:t>
        </w:r>
      </w:ins>
      <w:ins w:author="Karoki Mũgambi" w:date="2023-10-18T14:30:58.881Z" w:id="1220747494">
        <w:r w:rsidR="5AF6DF62">
          <w:rPr>
            <w:b w:val="0"/>
            <w:bCs w:val="0"/>
          </w:rPr>
          <w:t>, a random 2-dimensional quantum state vector is used to create an initialisation instruction</w:t>
        </w:r>
      </w:ins>
      <w:ins w:author="Karoki Mũgambi" w:date="2023-10-18T14:31:50.974Z" w:id="1609474538">
        <w:r w:rsidR="5AF6DF62">
          <w:rPr>
            <w:b w:val="0"/>
            <w:bCs w:val="0"/>
          </w:rPr>
          <w:t xml:space="preserve"> labelled </w:t>
        </w:r>
        <w:r w:rsidRPr="5AF6DF62" w:rsidR="5AF6DF62">
          <w:rPr>
            <w:b w:val="0"/>
            <w:bCs w:val="0"/>
            <w:i w:val="1"/>
            <w:iCs w:val="1"/>
            <w:rPrChange w:author="Karoki Mũgambi" w:date="2023-10-18T14:39:40.911Z" w:id="2122237571">
              <w:rPr>
                <w:b w:val="0"/>
                <w:bCs w:val="0"/>
              </w:rPr>
            </w:rPrChange>
          </w:rPr>
          <w:t>init</w:t>
        </w:r>
        <w:r w:rsidRPr="5AF6DF62" w:rsidR="5AF6DF62">
          <w:rPr>
            <w:b w:val="0"/>
            <w:bCs w:val="0"/>
            <w:i w:val="1"/>
            <w:iCs w:val="1"/>
            <w:rPrChange w:author="Karoki Mũgambi" w:date="2023-10-18T14:39:40.912Z" w:id="1724597179">
              <w:rPr>
                <w:b w:val="0"/>
                <w:bCs w:val="0"/>
              </w:rPr>
            </w:rPrChange>
          </w:rPr>
          <w:t xml:space="preserve"> instruction</w:t>
        </w:r>
        <w:r w:rsidR="5AF6DF62">
          <w:rPr>
            <w:b w:val="0"/>
            <w:bCs w:val="0"/>
          </w:rPr>
          <w:t xml:space="preserve"> which is applied to Alice’s qubits transforming</w:t>
        </w:r>
      </w:ins>
      <w:ins w:author="Karoki Mũgambi" w:date="2023-10-18T14:32:34.527Z" w:id="357559397">
        <w:r w:rsidR="5AF6DF62">
          <w:rPr>
            <w:b w:val="0"/>
            <w:bCs w:val="0"/>
          </w:rPr>
          <w:t xml:space="preserve"> </w:t>
        </w:r>
      </w:ins>
      <m:oMathPara xmlns:m="http://schemas.openxmlformats.org/officeDocument/2006/math">
        <m:oMath xmlns:m="http://schemas.openxmlformats.org/officeDocument/2006/math">
          <m:r xmlns:m="http://schemas.openxmlformats.org/officeDocument/2006/math">
            <m:t xmlns:m="http://schemas.openxmlformats.org/officeDocument/2006/math">𝑎𝑙𝑖𝑐</m:t>
          </m:r>
          <m:sSub xmlns:m="http://schemas.openxmlformats.org/officeDocument/2006/math">
            <m:sSubPr>
              <m:ctrlPr/>
            </m:sSubPr>
            <m:e>
              <m:r>
                <m:t>𝑒</m:t>
              </m:r>
            </m:e>
            <m:sub>
              <m:r>
                <m:t>0</m:t>
              </m:r>
            </m:sub>
          </m:sSub>
        </m:oMath>
      </m:oMathPara>
      <w:ins w:author="Karoki Mũgambi" w:date="2023-10-18T14:32:43.652Z" w:id="1278636330">
        <w:r w:rsidR="5AF6DF62">
          <w:rPr>
            <w:b w:val="0"/>
            <w:bCs w:val="0"/>
          </w:rPr>
          <w:t xml:space="preserve"> from </w:t>
        </w:r>
      </w:ins>
      <m:oMathPara xmlns:m="http://schemas.openxmlformats.org/officeDocument/2006/math">
        <m:oMath xmlns:m="http://schemas.openxmlformats.org/officeDocument/2006/math">
          <m:d xmlns:m="http://schemas.openxmlformats.org/officeDocument/2006/math">
            <m:dPr>
              <m:begChr m:val="|"/>
              <m:endChr m:val="⟩"/>
              <m:ctrlPr/>
            </m:dPr>
            <m:e>
              <m:r>
                <m:t>0</m:t>
              </m:r>
            </m:e>
          </m:d>
        </m:oMath>
      </m:oMathPara>
      <w:ins w:author="Karoki Mũgambi" w:date="2023-10-18T14:33:17.697Z" w:id="1724339105">
        <w:r w:rsidR="5AF6DF62">
          <w:rPr>
            <w:b w:val="0"/>
            <w:bCs w:val="0"/>
          </w:rPr>
          <w:t xml:space="preserve"> to some random state </w:t>
        </w:r>
      </w:ins>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ins w:author="Karoki Mũgambi" w:date="2023-10-18T14:33:17.697Z" w:id="560197125">
        <w:r w:rsidR="5AF6DF62">
          <w:rPr>
            <w:b w:val="0"/>
            <w:bCs w:val="0"/>
          </w:rPr>
          <w:t>.</w:t>
        </w:r>
      </w:ins>
      <w:ins w:author="Karoki Mũgambi" w:date="2023-10-18T14:34:46.89Z" w:id="411649635">
        <w:r w:rsidR="5AF6DF62">
          <w:rPr>
            <w:b w:val="0"/>
            <w:bCs w:val="0"/>
          </w:rPr>
          <w:t xml:space="preserve"> Thereafter, EPR pair generation occurs. Entanglement swapping is performed, </w:t>
        </w:r>
        <w:r w:rsidR="5AF6DF62">
          <w:rPr>
            <w:b w:val="0"/>
            <w:bCs w:val="0"/>
          </w:rPr>
          <w:t>establishing</w:t>
        </w:r>
        <w:r w:rsidR="5AF6DF62">
          <w:rPr>
            <w:b w:val="0"/>
            <w:bCs w:val="0"/>
          </w:rPr>
          <w:t xml:space="preserve"> entanglement between </w:t>
        </w:r>
      </w:ins>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ins w:author="Karoki Mũgambi" w:date="2023-10-18T14:36:08.505Z" w:id="415743834">
        <w:r w:rsidR="5AF6DF62">
          <w:rPr>
            <w:b w:val="0"/>
            <w:bCs w:val="0"/>
          </w:rPr>
          <w:t xml:space="preserve">and </w:t>
        </w:r>
      </w:ins>
      <m:oMathPara xmlns:m="http://schemas.openxmlformats.org/officeDocument/2006/math">
        <m:oMath xmlns:m="http://schemas.openxmlformats.org/officeDocument/2006/math">
          <m:d xmlns:m="http://schemas.openxmlformats.org/officeDocument/2006/math">
            <m:dPr>
              <m:begChr m:val="|"/>
              <m:endChr m:val="⟩"/>
              <m:ctrlPr/>
            </m:dPr>
            <m:e>
              <m:r>
                <m:t>𝑏𝑜</m:t>
              </m:r>
              <m:sSub>
                <m:sSubPr>
                  <m:ctrlPr/>
                </m:sSubPr>
                <m:e>
                  <m:r>
                    <m:t>𝑏</m:t>
                  </m:r>
                </m:e>
                <m:sub>
                  <m:r>
                    <m:t>1</m:t>
                  </m:r>
                </m:sub>
              </m:sSub>
            </m:e>
          </m:d>
        </m:oMath>
      </m:oMathPara>
      <w:ins w:author="Karoki Mũgambi" w:date="2023-10-18T14:36:58.373Z" w:id="151214777">
        <w:r w:rsidR="5AF6DF62">
          <w:rPr>
            <w:b w:val="0"/>
            <w:bCs w:val="0"/>
          </w:rPr>
          <w:t xml:space="preserve"> qubits while the rest of the qubits are discarded</w:t>
        </w:r>
      </w:ins>
      <w:ins w:author="Karoki Mũgambi" w:date="2023-10-18T14:37:58.3Z" w:id="1876150551">
        <w:r w:rsidR="5AF6DF62">
          <w:rPr>
            <w:b w:val="0"/>
            <w:bCs w:val="0"/>
          </w:rPr>
          <w:t xml:space="preserve"> post-measurement. To </w:t>
        </w:r>
        <w:r w:rsidR="5AF6DF62">
          <w:rPr>
            <w:b w:val="0"/>
            <w:bCs w:val="0"/>
          </w:rPr>
          <w:t>validate</w:t>
        </w:r>
        <w:r w:rsidR="5AF6DF62">
          <w:rPr>
            <w:b w:val="0"/>
            <w:bCs w:val="0"/>
          </w:rPr>
          <w:t xml:space="preserve"> successful entanglement, an inverse initialisation instruction labelled </w:t>
        </w:r>
      </w:ins>
      <w:ins w:author="Karoki Mũgambi" w:date="2023-10-18T14:38:55.743Z" w:id="1014197942">
        <w:r w:rsidRPr="5AF6DF62" w:rsidR="5AF6DF62">
          <w:rPr>
            <w:b w:val="0"/>
            <w:bCs w:val="0"/>
            <w:i w:val="1"/>
            <w:iCs w:val="1"/>
            <w:rPrChange w:author="Karoki Mũgambi" w:date="2023-10-18T14:39:50.504Z" w:id="411024409">
              <w:rPr>
                <w:b w:val="0"/>
                <w:bCs w:val="0"/>
              </w:rPr>
            </w:rPrChange>
          </w:rPr>
          <w:t>disentangler</w:t>
        </w:r>
      </w:ins>
      <w:ins w:author="Karoki Mũgambi" w:date="2023-10-18T14:37:58.3Z" w:id="1204008449">
        <w:r w:rsidRPr="5AF6DF62" w:rsidR="5AF6DF62">
          <w:rPr>
            <w:b w:val="0"/>
            <w:bCs w:val="0"/>
            <w:i w:val="1"/>
            <w:iCs w:val="1"/>
            <w:rPrChange w:author="Karoki Mũgambi" w:date="2023-10-18T14:39:50.505Z" w:id="1422877205">
              <w:rPr>
                <w:b w:val="0"/>
                <w:bCs w:val="0"/>
              </w:rPr>
            </w:rPrChange>
          </w:rPr>
          <w:t xml:space="preserve"> </w:t>
        </w:r>
        <w:r w:rsidR="5AF6DF62">
          <w:rPr>
            <w:b w:val="0"/>
            <w:bCs w:val="0"/>
          </w:rPr>
          <w:t xml:space="preserve">is applied to the </w:t>
        </w:r>
      </w:ins>
      <w:ins w:author="Karoki Mũgambi" w:date="2023-10-18T14:38:49.298Z" w:id="1647423157">
        <w:r w:rsidR="5AF6DF62">
          <w:rPr>
            <w:b w:val="0"/>
            <w:bCs w:val="0"/>
          </w:rPr>
          <w:t>entangled</w:t>
        </w:r>
        <w:r w:rsidR="5AF6DF62">
          <w:rPr>
            <w:b w:val="0"/>
            <w:bCs w:val="0"/>
          </w:rPr>
          <w:t xml:space="preserve"> state</w:t>
        </w:r>
      </w:ins>
      <w:ins w:author="Karoki Mũgambi" w:date="2023-10-18T14:40:09.286Z" w:id="833141849">
        <w:r w:rsidR="5AF6DF62">
          <w:rPr>
            <w:b w:val="0"/>
            <w:bCs w:val="0"/>
          </w:rPr>
          <w:t xml:space="preserve"> </w:t>
        </w:r>
      </w:ins>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r>
                <m:t>𝑏𝑜</m:t>
              </m:r>
              <m:sSub>
                <m:sSubPr>
                  <m:ctrlPr/>
                </m:sSubPr>
                <m:e>
                  <m:r>
                    <m:t>𝑏</m:t>
                  </m:r>
                </m:e>
                <m:sub>
                  <m:r>
                    <m:t>1</m:t>
                  </m:r>
                </m:sub>
              </m:sSub>
            </m:e>
          </m:d>
        </m:oMath>
      </m:oMathPara>
      <w:ins w:author="Karoki Mũgambi" w:date="2023-10-18T14:38:49.298Z" w:id="923231422">
        <w:r w:rsidR="5AF6DF62">
          <w:rPr>
            <w:b w:val="0"/>
            <w:bCs w:val="0"/>
          </w:rPr>
          <w:t xml:space="preserve"> on</w:t>
        </w:r>
      </w:ins>
      <w:ins w:author="Karoki Mũgambi" w:date="2023-10-18T14:40:42.065Z" w:id="600399331">
        <w:r w:rsidR="5AF6DF62">
          <w:rPr>
            <w:b w:val="0"/>
            <w:bCs w:val="0"/>
          </w:rPr>
          <w:t xml:space="preserve"> </w:t>
        </w:r>
      </w:ins>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ins w:author="Karoki Mũgambi" w:date="2023-10-18T14:38:49.298Z" w:id="138312189">
        <w:r w:rsidR="5AF6DF62">
          <w:rPr>
            <w:b w:val="0"/>
            <w:bCs w:val="0"/>
          </w:rPr>
          <w:t xml:space="preserve"> which should transform the teleported qubit from</w:t>
        </w:r>
      </w:ins>
      <w:ins w:author="Karoki Mũgambi" w:date="2023-10-18T14:41:19.629Z" w:id="266438433">
        <w:r w:rsidR="5AF6DF62">
          <w:rPr>
            <w:b w:val="0"/>
            <w:bCs w:val="0"/>
          </w:rPr>
          <w:t xml:space="preserve"> </w:t>
        </w:r>
      </w:ins>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ins w:author="Karoki Mũgambi" w:date="2023-10-18T14:38:49.298Z" w:id="198245198">
        <w:r w:rsidR="5AF6DF62">
          <w:rPr>
            <w:b w:val="0"/>
            <w:bCs w:val="0"/>
          </w:rPr>
          <w:t xml:space="preserve"> </w:t>
        </w:r>
        <w:r w:rsidR="5AF6DF62">
          <w:rPr>
            <w:b w:val="0"/>
            <w:bCs w:val="0"/>
          </w:rPr>
          <w:t xml:space="preserve">to </w:t>
        </w:r>
      </w:ins>
      <m:oMathPara xmlns:m="http://schemas.openxmlformats.org/officeDocument/2006/math">
        <m:oMath xmlns:m="http://schemas.openxmlformats.org/officeDocument/2006/math">
          <m:d xmlns:m="http://schemas.openxmlformats.org/officeDocument/2006/math">
            <m:dPr>
              <m:begChr m:val="|"/>
              <m:endChr m:val="⟩"/>
              <m:ctrlPr/>
            </m:dPr>
            <m:e>
              <m:r>
                <m:t>0</m:t>
              </m:r>
            </m:e>
          </m:d>
        </m:oMath>
      </m:oMathPara>
      <w:ins w:author="Karoki Mũgambi" w:date="2023-10-18T14:38:49.298Z" w:id="1448544729">
        <w:r w:rsidR="5AF6DF62">
          <w:rPr>
            <w:b w:val="0"/>
            <w:bCs w:val="0"/>
          </w:rPr>
          <w:t>,</w:t>
        </w:r>
        <w:r w:rsidR="5AF6DF62">
          <w:rPr>
            <w:b w:val="0"/>
            <w:bCs w:val="0"/>
          </w:rPr>
          <w:t xml:space="preserve"> yielding an expected measurement outcome of </w:t>
        </w:r>
      </w:ins>
      <m:oMathPara xmlns:m="http://schemas.openxmlformats.org/officeDocument/2006/math">
        <m:oMath xmlns:m="http://schemas.openxmlformats.org/officeDocument/2006/math">
          <m:d xmlns:m="http://schemas.openxmlformats.org/officeDocument/2006/math">
            <m:dPr>
              <m:begChr m:val="|"/>
              <m:endChr m:val="⟩"/>
              <m:ctrlPr/>
            </m:dPr>
            <m:e>
              <m:r>
                <m:t>00</m:t>
              </m:r>
            </m:e>
          </m:d>
        </m:oMath>
      </m:oMathPara>
      <w:ins w:author="Karoki Mũgambi" w:date="2023-10-18T14:38:49.298Z" w:id="1582385744">
        <w:r w:rsidR="5AF6DF62">
          <w:rPr>
            <w:b w:val="0"/>
            <w:bCs w:val="0"/>
          </w:rPr>
          <w:t>.</w:t>
        </w:r>
      </w:ins>
    </w:p>
    <w:p w:rsidR="5AF6DF62" w:rsidP="5AF6DF62" w:rsidRDefault="5AF6DF62" w14:paraId="70D12401" w14:textId="2358AA98">
      <w:pPr>
        <w:pStyle w:val="1"/>
        <w:widowControl w:val="0"/>
        <w:tabs>
          <w:tab w:val="left" w:leader="none" w:pos="187"/>
        </w:tabs>
        <w:rPr>
          <w:ins w:author="Karoki Mũgambi" w:date="2023-10-18T16:53:18.27Z" w:id="1646494648"/>
        </w:rPr>
      </w:pPr>
    </w:p>
    <w:p xmlns:wp14="http://schemas.microsoft.com/office/word/2010/wordml" w:rsidP="7945EE4E" w14:paraId="3A9C601E" wp14:textId="3074CD1E">
      <w:pPr>
        <w:pStyle w:val="1"/>
        <w:widowControl w:val="0"/>
        <w:tabs>
          <w:tab w:val="left" w:leader="none" w:pos="187"/>
        </w:tabs>
        <w:jc w:val="center"/>
      </w:pPr>
      <w:del w:author="Karoki Mũgambi" w:date="2023-10-18T18:35:10.299Z" w:id="609396834">
        <w:r>
          <w:drawing>
            <wp:inline xmlns:wp14="http://schemas.microsoft.com/office/word/2010/wordprocessingDrawing" wp14:editId="4AEB6D23" wp14:anchorId="39D09A96">
              <wp:extent cx="4629150" cy="2468880"/>
              <wp:effectExtent l="0" t="0" r="0" b="0"/>
              <wp:docPr id="2083267219" name="" title=""/>
              <wp:cNvGraphicFramePr>
                <a:graphicFrameLocks noChangeAspect="1"/>
              </wp:cNvGraphicFramePr>
              <a:graphic>
                <a:graphicData uri="http://schemas.openxmlformats.org/drawingml/2006/picture">
                  <pic:pic>
                    <pic:nvPicPr>
                      <pic:cNvPr id="0" name=""/>
                      <pic:cNvPicPr/>
                    </pic:nvPicPr>
                    <pic:blipFill>
                      <a:blip r:embed="R06cbea2c950647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9150" cy="2468880"/>
                      </a:xfrm>
                      <a:prstGeom prst="rect">
                        <a:avLst/>
                      </a:prstGeom>
                    </pic:spPr>
                  </pic:pic>
                </a:graphicData>
              </a:graphic>
            </wp:inline>
          </w:drawing>
        </w:r>
      </w:del>
      <w:ins w:author="Karoki Mũgambi" w:date="2023-10-18T16:54:16.124Z" w:id="1273559328">
        <w:r>
          <w:drawing>
            <wp:inline xmlns:wp14="http://schemas.microsoft.com/office/word/2010/wordprocessingDrawing" wp14:editId="16161FB9" wp14:anchorId="6212C322">
              <wp:extent cx="4629150" cy="2468880"/>
              <wp:effectExtent l="0" t="0" r="0" b="0"/>
              <wp:docPr id="965609329" name="" title=""/>
              <wp:cNvGraphicFramePr>
                <a:graphicFrameLocks noChangeAspect="1"/>
              </wp:cNvGraphicFramePr>
              <a:graphic>
                <a:graphicData uri="http://schemas.openxmlformats.org/drawingml/2006/picture">
                  <pic:pic>
                    <pic:nvPicPr>
                      <pic:cNvPr id="0" name=""/>
                      <pic:cNvPicPr/>
                    </pic:nvPicPr>
                    <pic:blipFill>
                      <a:blip r:embed="R98f1e58d223745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9150" cy="2468880"/>
                      </a:xfrm>
                      <a:prstGeom prst="rect">
                        <a:avLst/>
                      </a:prstGeom>
                    </pic:spPr>
                  </pic:pic>
                </a:graphicData>
              </a:graphic>
            </wp:inline>
          </w:drawing>
        </w:r>
      </w:ins>
    </w:p>
    <w:p xmlns:wp14="http://schemas.microsoft.com/office/word/2010/wordml" w:rsidP="7945EE4E" w14:paraId="231DABB5" wp14:textId="5F024D82">
      <w:pPr>
        <w:pStyle w:val="6"/>
        <w:widowControl w:val="0"/>
        <w:tabs>
          <w:tab w:val="left" w:pos="187"/>
        </w:tabs>
        <w:snapToGrid w:val="0"/>
        <w:spacing w:before="0"/>
        <w:ind/>
        <w:jc w:val="center"/>
        <w:rPr>
          <w:b w:val="0"/>
          <w:bCs w:val="0"/>
        </w:rPr>
        <w:pPrChange w:author="Karoki Mũgambi" w:date="2023-10-18T18:33:04.075Z">
          <w:pPr>
            <w:pStyle w:val="6"/>
            <w:widowControl w:val="0"/>
            <w:tabs>
              <w:tab w:val="left" w:leader="none" w:pos="187"/>
            </w:tabs>
            <w:spacing w:before="0"/>
            <w:jc w:val="center"/>
          </w:pPr>
        </w:pPrChange>
      </w:pPr>
      <w:r w:rsidR="6216CD14">
        <w:rPr/>
        <w:t xml:space="preserve">Figure 4: </w:t>
      </w:r>
      <w:r w:rsidR="6216CD14">
        <w:rPr>
          <w:b w:val="0"/>
          <w:bCs w:val="0"/>
        </w:rPr>
        <w:t>Results for the verification of quantum entanglement swapping</w:t>
      </w:r>
      <w:ins w:author="Karoki Mũgambi" w:date="2023-10-18T14:07:59.877Z" w:id="689155001">
        <w:r w:rsidR="7945EE4E">
          <w:rPr>
            <w:b w:val="0"/>
            <w:bCs w:val="0"/>
          </w:rPr>
          <w:t>. Observe that for states</w:t>
        </w:r>
      </w:ins>
      <w:ins w:author="Karoki Mũgambi" w:date="2023-10-18T14:16:18.723Z" w:id="360151908">
        <w:r w:rsidR="7945EE4E">
          <w:rPr>
            <w:b w:val="0"/>
            <w:bCs w:val="0"/>
          </w:rPr>
          <w:t xml:space="preserve"> </w:t>
        </w:r>
      </w:ins>
      <m:oMathPara xmlns:m="http://schemas.openxmlformats.org/officeDocument/2006/math">
        <m:oMath xmlns:m="http://schemas.openxmlformats.org/officeDocument/2006/math">
          <m:d xmlns:m="http://schemas.openxmlformats.org/officeDocument/2006/math">
            <m:dPr>
              <m:begChr m:val="|"/>
              <m:endChr m:val="⟩"/>
              <m:ctrlPr/>
            </m:dPr>
            <m:e>
              <m:r>
                <m:t>𝑎𝑙𝑖𝑐</m:t>
              </m:r>
              <m:sSub>
                <m:sSubPr>
                  <m:ctrlPr/>
                </m:sSubPr>
                <m:e>
                  <m:r>
                    <m:t>𝑒</m:t>
                  </m:r>
                </m:e>
                <m:sub>
                  <m:r>
                    <m:t>0</m:t>
                  </m:r>
                </m:sub>
              </m:sSub>
            </m:e>
          </m:d>
        </m:oMath>
      </m:oMathPara>
      <w:ins w:author="Karoki Mũgambi" w:date="2023-10-18T14:20:17.737Z" w:id="1790985398">
        <w:r w:rsidR="7945EE4E">
          <w:rPr>
            <w:b w:val="0"/>
            <w:bCs w:val="0"/>
          </w:rPr>
          <w:t xml:space="preserve"> and </w:t>
        </w:r>
      </w:ins>
      <m:oMathPara xmlns:m="http://schemas.openxmlformats.org/officeDocument/2006/math">
        <m:oMath xmlns:m="http://schemas.openxmlformats.org/officeDocument/2006/math">
          <m:d xmlns:m="http://schemas.openxmlformats.org/officeDocument/2006/math">
            <m:dPr>
              <m:begChr m:val="|"/>
              <m:endChr m:val="⟩"/>
              <m:ctrlPr/>
            </m:dPr>
            <m:e>
              <m:r>
                <m:t>𝑏𝑜</m:t>
              </m:r>
              <m:sSub>
                <m:sSubPr>
                  <m:ctrlPr/>
                </m:sSubPr>
                <m:e>
                  <m:r>
                    <m:t>𝑏</m:t>
                  </m:r>
                </m:e>
                <m:sub>
                  <m:r>
                    <m:t>1</m:t>
                  </m:r>
                </m:sub>
              </m:sSub>
            </m:e>
          </m:d>
        </m:oMath>
      </m:oMathPara>
      <w:ins w:author="Karoki Mũgambi" w:date="2023-10-18T14:07:59.877Z" w:id="953450512">
        <w:r w:rsidR="7945EE4E">
          <w:rPr>
            <w:b w:val="0"/>
            <w:bCs w:val="0"/>
          </w:rPr>
          <w:t>, their measurement outcomes are meas</w:t>
        </w:r>
      </w:ins>
      <w:ins w:author="Karoki Mũgambi" w:date="2023-10-18T14:08:29.044Z" w:id="827179536">
        <w:r w:rsidR="7945EE4E">
          <w:rPr>
            <w:b w:val="0"/>
            <w:bCs w:val="0"/>
          </w:rPr>
          <w:t xml:space="preserve">ured to be in </w:t>
        </w:r>
        <w:r w:rsidR="7945EE4E">
          <w:rPr>
            <w:b w:val="0"/>
            <w:bCs w:val="0"/>
          </w:rPr>
          <w:t>the</w:t>
        </w:r>
      </w:ins>
      <w:ins w:author="Karoki Mũgambi" w:date="2023-10-18T14:20:59.149Z" w:id="2136885279">
        <w:r w:rsidR="7945EE4E">
          <w:rPr>
            <w:b w:val="0"/>
            <w:bCs w:val="0"/>
          </w:rPr>
          <w:t xml:space="preserve"> </w:t>
        </w:r>
      </w:ins>
      <m:oMathPara xmlns:m="http://schemas.openxmlformats.org/officeDocument/2006/math">
        <m:oMath xmlns:m="http://schemas.openxmlformats.org/officeDocument/2006/math">
          <m:d xmlns:m="http://schemas.openxmlformats.org/officeDocument/2006/math">
            <m:dPr>
              <m:begChr m:val="|"/>
              <m:endChr m:val="⟩"/>
              <m:ctrlPr/>
            </m:dPr>
            <m:e>
              <m:r>
                <m:t>0</m:t>
              </m:r>
            </m:e>
          </m:d>
        </m:oMath>
      </m:oMathPara>
      <w:ins w:author="Karoki Mũgambi" w:date="2023-10-18T14:08:29.044Z" w:id="2086369865">
        <w:r w:rsidR="7945EE4E">
          <w:rPr>
            <w:b w:val="0"/>
            <w:bCs w:val="0"/>
          </w:rPr>
          <w:t xml:space="preserve"> state</w:t>
        </w:r>
        <w:r w:rsidR="7945EE4E">
          <w:rPr>
            <w:b w:val="0"/>
            <w:bCs w:val="0"/>
          </w:rPr>
          <w:t xml:space="preserve"> </w:t>
        </w:r>
        <w:r w:rsidR="7945EE4E">
          <w:rPr>
            <w:b w:val="0"/>
            <w:bCs w:val="0"/>
          </w:rPr>
          <w:t>roughly half</w:t>
        </w:r>
        <w:r w:rsidR="7945EE4E">
          <w:rPr>
            <w:b w:val="0"/>
            <w:bCs w:val="0"/>
          </w:rPr>
          <w:t xml:space="preserve"> the time. This </w:t>
        </w:r>
        <w:r w:rsidR="7945EE4E">
          <w:rPr>
            <w:b w:val="0"/>
            <w:bCs w:val="0"/>
          </w:rPr>
          <w:t>indicates</w:t>
        </w:r>
        <w:r w:rsidR="7945EE4E">
          <w:rPr>
            <w:b w:val="0"/>
            <w:bCs w:val="0"/>
          </w:rPr>
          <w:t xml:space="preserve"> successful swapping protocol on </w:t>
        </w:r>
        <w:r w:rsidR="7945EE4E">
          <w:rPr>
            <w:b w:val="0"/>
            <w:bCs w:val="0"/>
          </w:rPr>
          <w:t>roughly half</w:t>
        </w:r>
        <w:r w:rsidR="7945EE4E">
          <w:rPr>
            <w:b w:val="0"/>
            <w:bCs w:val="0"/>
          </w:rPr>
          <w:t xml:space="preserve"> the executions.</w:t>
        </w:r>
      </w:ins>
      <w:r>
        <w:br/>
      </w:r>
    </w:p>
    <w:p xmlns:wp14="http://schemas.microsoft.com/office/word/2010/wordml" w:rsidP="3731BB75" w14:paraId="0667FA29" wp14:textId="72DF06E1">
      <w:pPr>
        <w:widowControl w:val="0"/>
        <w:tabs>
          <w:tab w:val="left" w:pos="187"/>
        </w:tabs>
        <w:snapToGrid w:val="0"/>
        <w:spacing w:before="240"/>
        <w:rPr>
          <w:b w:val="1"/>
          <w:bCs w:val="1"/>
          <w:i w:val="1"/>
          <w:iCs w:val="1"/>
        </w:rPr>
      </w:pPr>
      <w:r w:rsidRPr="3731BB75" w:rsidR="3731BB75">
        <w:rPr>
          <w:b w:val="1"/>
          <w:bCs w:val="1"/>
        </w:rPr>
        <w:t>3 Results and Discussion</w:t>
      </w:r>
    </w:p>
    <w:p xmlns:wp14="http://schemas.microsoft.com/office/word/2010/wordml" w:rsidP="3731BB75" w14:paraId="639E42A9" wp14:textId="2CA1D806">
      <w:pPr>
        <w:pStyle w:val="33"/>
        <w:widowControl w:val="0"/>
        <w:tabs>
          <w:tab w:val="left" w:pos="187"/>
        </w:tabs>
        <w:snapToGrid w:val="0"/>
        <w:spacing w:before="240" w:after="60"/>
        <w:rPr>
          <w:b w:val="1"/>
          <w:bCs w:val="1"/>
          <w:i w:val="1"/>
          <w:iCs w:val="1"/>
        </w:rPr>
      </w:pPr>
      <w:r w:rsidRPr="3731BB75" w:rsidR="3731BB75">
        <w:rPr>
          <w:b w:val="1"/>
          <w:bCs w:val="1"/>
          <w:i w:val="1"/>
          <w:iCs w:val="1"/>
        </w:rPr>
        <w:t>3.1 Complete Quantum Repeater Architecture</w:t>
      </w:r>
    </w:p>
    <w:p xmlns:wp14="http://schemas.microsoft.com/office/word/2010/wordml" w:rsidP="3731BB75" w14:paraId="5DDFE2C2" wp14:textId="2AAF658E">
      <w:pPr>
        <w:pStyle w:val="33"/>
        <w:widowControl w:val="0"/>
        <w:tabs>
          <w:tab w:val="left" w:pos="187"/>
        </w:tabs>
        <w:snapToGrid w:val="0"/>
        <w:spacing w:before="0" w:after="60"/>
        <w:ind w:firstLine="440" w:firstLineChars="200"/>
      </w:pPr>
      <w:r w:rsidR="4AFF1FEE">
        <w:rPr/>
        <w:t>Combining all the necessary components, we arrived at a complete implementation of a quantum repeater and its augmenting components in a quantum network</w:t>
      </w:r>
      <w:ins w:author="Karoki Mũgambi" w:date="2023-10-18T15:06:33.427Z" w:id="514327517">
        <w:r w:rsidR="4AFF1FEE">
          <w:t xml:space="preserve"> [2</w:t>
        </w:r>
      </w:ins>
      <w:ins w:author="Karoki Mũgambi" w:date="2023-10-22T15:53:44.687Z" w:id="1680484804">
        <w:r w:rsidR="4AFF1FEE">
          <w:t>2</w:t>
        </w:r>
      </w:ins>
      <w:ins w:author="Karoki Mũgambi" w:date="2023-10-18T15:06:33.427Z" w:id="1247141134">
        <w:r w:rsidR="4AFF1FEE">
          <w:t>]</w:t>
        </w:r>
      </w:ins>
      <w:r w:rsidR="4AFF1FEE">
        <w:rPr/>
        <w:t>. The circuit architecture is as in Fig. 5 and Fig. 6.</w:t>
      </w:r>
    </w:p>
    <w:p w:rsidR="4AFF1FEE" w:rsidP="4AFF1FEE" w:rsidRDefault="4AFF1FEE" w14:paraId="1C8958CC" w14:textId="4BB40837">
      <w:pPr>
        <w:pStyle w:val="33"/>
        <w:widowControl w:val="0"/>
        <w:tabs>
          <w:tab w:val="left" w:leader="none" w:pos="187"/>
        </w:tabs>
        <w:spacing w:before="0" w:after="60"/>
        <w:ind w:firstLine="0"/>
      </w:pPr>
    </w:p>
    <w:p xmlns:wp14="http://schemas.microsoft.com/office/word/2010/wordml" w:rsidP="3731BB75" w14:paraId="4E1FF0FA" wp14:textId="163CC18F">
      <w:pPr>
        <w:pStyle w:val="6"/>
        <w:widowControl w:val="0"/>
        <w:tabs>
          <w:tab w:val="left" w:leader="none" w:pos="187"/>
        </w:tabs>
      </w:pPr>
      <w:r>
        <w:drawing>
          <wp:inline xmlns:wp14="http://schemas.microsoft.com/office/word/2010/wordprocessingDrawing" wp14:editId="4D80C64A" wp14:anchorId="67EF929C">
            <wp:extent cx="5589920" cy="2468880"/>
            <wp:effectExtent l="0" t="0" r="0" b="0"/>
            <wp:docPr id="1473496642" name="" title=""/>
            <wp:cNvGraphicFramePr>
              <a:graphicFrameLocks noChangeAspect="1"/>
            </wp:cNvGraphicFramePr>
            <a:graphic>
              <a:graphicData uri="http://schemas.openxmlformats.org/drawingml/2006/picture">
                <pic:pic>
                  <pic:nvPicPr>
                    <pic:cNvPr id="0" name=""/>
                    <pic:cNvPicPr/>
                  </pic:nvPicPr>
                  <pic:blipFill>
                    <a:blip r:embed="R5bb9cd5baa0641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9920" cy="2468880"/>
                    </a:xfrm>
                    <a:prstGeom prst="rect">
                      <a:avLst/>
                    </a:prstGeom>
                  </pic:spPr>
                </pic:pic>
              </a:graphicData>
            </a:graphic>
          </wp:inline>
        </w:drawing>
      </w:r>
    </w:p>
    <w:p xmlns:wp14="http://schemas.microsoft.com/office/word/2010/wordml" w:rsidP="3731BB75" w14:paraId="06F1A3A7" wp14:textId="22CE7CF7">
      <w:pPr>
        <w:pStyle w:val="6"/>
        <w:widowControl w:val="0"/>
        <w:tabs>
          <w:tab w:val="left" w:leader="none" w:pos="187"/>
        </w:tabs>
      </w:pPr>
      <w:r w:rsidR="2E74E9F8">
        <w:rPr/>
        <w:t xml:space="preserve">Figure 5: </w:t>
      </w:r>
      <w:r w:rsidR="2E74E9F8">
        <w:rPr>
          <w:b w:val="0"/>
          <w:bCs w:val="0"/>
        </w:rPr>
        <w:t xml:space="preserve">Quantum circuit for the full complete quantum repeater, implementing Deutsch's purification protocol just before the swapping protocol stage. </w:t>
      </w:r>
      <w:r w:rsidRPr="2E74E9F8" w:rsidR="2E74E9F8">
        <w:rPr>
          <w:b w:val="0"/>
          <w:bCs w:val="0"/>
          <w:i w:val="1"/>
          <w:iCs w:val="1"/>
        </w:rPr>
        <w:t>qgen_alice</w:t>
      </w:r>
      <w:r w:rsidR="2E74E9F8">
        <w:rPr>
          <w:b w:val="0"/>
          <w:bCs w:val="0"/>
        </w:rPr>
        <w:t xml:space="preserve"> and </w:t>
      </w:r>
      <w:r w:rsidRPr="2E74E9F8" w:rsidR="2E74E9F8">
        <w:rPr>
          <w:b w:val="0"/>
          <w:bCs w:val="0"/>
          <w:i w:val="1"/>
          <w:iCs w:val="1"/>
        </w:rPr>
        <w:t>qgen_bob</w:t>
      </w:r>
      <w:r w:rsidRPr="2E74E9F8" w:rsidR="2E74E9F8">
        <w:rPr>
          <w:b w:val="0"/>
          <w:bCs w:val="0"/>
          <w:i w:val="1"/>
          <w:iCs w:val="1"/>
        </w:rPr>
        <w:t xml:space="preserve"> </w:t>
      </w:r>
      <w:r w:rsidR="2E74E9F8">
        <w:rPr>
          <w:b w:val="0"/>
          <w:bCs w:val="0"/>
        </w:rPr>
        <w:t xml:space="preserve">represent the modules generating Alice's and Bob's entangled </w:t>
      </w:r>
      <w:r w:rsidR="2E74E9F8">
        <w:rPr>
          <w:b w:val="0"/>
          <w:bCs w:val="0"/>
        </w:rPr>
        <w:t>qubits</w:t>
      </w:r>
      <w:r w:rsidR="2E74E9F8">
        <w:rPr>
          <w:b w:val="0"/>
          <w:bCs w:val="0"/>
        </w:rPr>
        <w:t xml:space="preserve"> respectively. </w:t>
      </w:r>
      <w:r w:rsidRPr="2E74E9F8" w:rsidR="2E74E9F8">
        <w:rPr>
          <w:b w:val="0"/>
          <w:bCs w:val="0"/>
          <w:i w:val="1"/>
          <w:iCs w:val="1"/>
        </w:rPr>
        <w:t>qmem</w:t>
      </w:r>
      <w:r w:rsidR="2E74E9F8">
        <w:rPr>
          <w:b w:val="0"/>
          <w:bCs w:val="0"/>
        </w:rPr>
        <w:t xml:space="preserve"> </w:t>
      </w:r>
      <w:r w:rsidR="2E74E9F8">
        <w:rPr>
          <w:b w:val="0"/>
          <w:bCs w:val="0"/>
        </w:rPr>
        <w:t>represents</w:t>
      </w:r>
      <w:r w:rsidR="2E74E9F8">
        <w:rPr>
          <w:b w:val="0"/>
          <w:bCs w:val="0"/>
        </w:rPr>
        <w:t xml:space="preserve"> quantum memory devices present in a quantum repeater. The transmission of qubits through classical channels to either quantum channels of quantum memory is emulated using SWAP gates.</w:t>
      </w:r>
      <w:r>
        <w:drawing>
          <wp:inline xmlns:wp14="http://schemas.microsoft.com/office/word/2010/wordprocessingDrawing" wp14:editId="00879740" wp14:anchorId="061E91D8">
            <wp:extent cx="5436062" cy="2468880"/>
            <wp:effectExtent l="0" t="0" r="0" b="0"/>
            <wp:docPr id="175678958" name="" title=""/>
            <wp:cNvGraphicFramePr>
              <a:graphicFrameLocks noChangeAspect="1"/>
            </wp:cNvGraphicFramePr>
            <a:graphic>
              <a:graphicData uri="http://schemas.openxmlformats.org/drawingml/2006/picture">
                <pic:pic>
                  <pic:nvPicPr>
                    <pic:cNvPr id="0" name=""/>
                    <pic:cNvPicPr/>
                  </pic:nvPicPr>
                  <pic:blipFill>
                    <a:blip r:embed="R54a1326f813a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6062" cy="2468880"/>
                    </a:xfrm>
                    <a:prstGeom prst="rect">
                      <a:avLst/>
                    </a:prstGeom>
                  </pic:spPr>
                </pic:pic>
              </a:graphicData>
            </a:graphic>
          </wp:inline>
        </w:drawing>
      </w:r>
    </w:p>
    <w:p xmlns:wp14="http://schemas.microsoft.com/office/word/2010/wordml" w:rsidP="3731BB75" w14:paraId="1E114A22" wp14:textId="603B72BB">
      <w:pPr>
        <w:pStyle w:val="6"/>
        <w:widowControl w:val="0"/>
        <w:tabs>
          <w:tab w:val="left" w:leader="none" w:pos="187"/>
        </w:tabs>
        <w:rPr>
          <w:b w:val="0"/>
          <w:bCs w:val="0"/>
        </w:rPr>
      </w:pPr>
      <w:r w:rsidR="19091DF2">
        <w:rPr/>
        <w:t xml:space="preserve">Figure 6: </w:t>
      </w:r>
      <w:r w:rsidR="19091DF2">
        <w:rPr>
          <w:b w:val="0"/>
          <w:bCs w:val="0"/>
        </w:rPr>
        <w:t>Quantum circuit for the full complete quantum repeater, implementing Bennett's purification protocol just before the swapping protocol stage.</w:t>
      </w:r>
      <w:r>
        <w:br/>
      </w:r>
    </w:p>
    <w:p xmlns:wp14="http://schemas.microsoft.com/office/word/2010/wordml" w:rsidP="22A0B304" w14:paraId="43D3EFF8" wp14:textId="0623C447">
      <w:pPr>
        <w:pStyle w:val="33"/>
        <w:widowControl w:val="0"/>
        <w:suppressLineNumbers w:val="0"/>
        <w:tabs>
          <w:tab w:val="left" w:leader="none" w:pos="187"/>
        </w:tabs>
        <w:bidi w:val="0"/>
        <w:spacing w:before="0" w:beforeAutospacing="off" w:after="60" w:afterAutospacing="off" w:line="259" w:lineRule="auto"/>
        <w:ind w:left="0" w:right="0" w:firstLine="450"/>
        <w:jc w:val="both"/>
        <w:pPrChange w:author="Karoki Mũgambi" w:date="2023-10-18T15:07:59.211Z">
          <w:pPr>
            <w:pStyle w:val="33"/>
            <w:widowControl w:val="0"/>
            <w:tabs>
              <w:tab w:val="left" w:leader="none" w:pos="187"/>
            </w:tabs>
            <w:spacing w:before="0" w:after="60"/>
            <w:ind w:firstLine="440"/>
          </w:pPr>
        </w:pPrChange>
      </w:pPr>
      <w:r w:rsidR="22A0B304">
        <w:rPr/>
        <w:t>Alice's and Bob's Bell pairs are first generated. One qubit from each Bell pair gets transmitted to Alice and Bob through a classical channel. The remaining qubits from each Bell pair get transmitted through a classical channel to quantum memory devices found on the quantum repeater. The transmission of these qubits is emulated using SWAP gates. Through heralding</w:t>
      </w:r>
      <w:ins w:author="Karoki Mũgambi" w:date="2023-10-18T15:07:44.929Z" w:id="1146915795">
        <w:r w:rsidR="22A0B304">
          <w:t xml:space="preserve"> [8], [2</w:t>
        </w:r>
      </w:ins>
      <w:ins w:author="Karoki Mũgambi" w:date="2023-10-22T15:54:12.702Z" w:id="898660056">
        <w:r w:rsidR="22A0B304">
          <w:t>3</w:t>
        </w:r>
      </w:ins>
      <w:ins w:author="Karoki Mũgambi" w:date="2023-10-18T15:07:44.929Z" w:id="1589282637">
        <w:r w:rsidR="22A0B304">
          <w:t>]</w:t>
        </w:r>
      </w:ins>
      <w:r w:rsidR="22A0B304">
        <w:rPr/>
        <w:t xml:space="preserve">, a classical </w:t>
      </w:r>
      <w:del w:author="Karoki Mũgambi" w:date="2023-10-18T15:07:59.05Z" w:id="1818426356">
        <w:r w:rsidDel="22A0B304">
          <w:delText xml:space="preserve">message </w:delText>
        </w:r>
      </w:del>
      <w:ins w:author="Karoki Mũgambi" w:date="2023-10-18T15:07:59.333Z" w:id="1807559151">
        <w:r w:rsidR="22A0B304">
          <w:t>si</w:t>
        </w:r>
      </w:ins>
      <w:ins w:author="Karoki Mũgambi" w:date="2023-10-18T15:08:01.764Z" w:id="187139715">
        <w:r w:rsidR="22A0B304">
          <w:t xml:space="preserve">gnal </w:t>
        </w:r>
      </w:ins>
      <w:r w:rsidR="22A0B304">
        <w:rPr/>
        <w:t xml:space="preserve">is sent to the repeater </w:t>
      </w:r>
      <w:r w:rsidR="22A0B304">
        <w:rPr/>
        <w:t>indicating</w:t>
      </w:r>
      <w:r w:rsidR="22A0B304">
        <w:rPr/>
        <w:t xml:space="preserve"> that Alice's and Bob's qubits</w:t>
      </w:r>
      <w:ins w:author="Karoki Mũgambi" w:date="2023-10-18T15:08:21.278Z" w:id="1911136799">
        <w:r w:rsidR="22A0B304">
          <w:t xml:space="preserve"> in memory</w:t>
        </w:r>
      </w:ins>
      <w:r w:rsidR="22A0B304">
        <w:rPr/>
        <w:t xml:space="preserve"> are ready for swapping</w:t>
      </w:r>
      <w:ins w:author="Karoki Mũgambi" w:date="2023-10-18T15:08:36.273Z" w:id="1232534536">
        <w:r w:rsidR="22A0B304">
          <w:t xml:space="preserve"> [2</w:t>
        </w:r>
      </w:ins>
      <w:ins w:author="Karoki Mũgambi" w:date="2023-10-22T15:54:23.679Z" w:id="400808274">
        <w:r w:rsidR="22A0B304">
          <w:t>4</w:t>
        </w:r>
      </w:ins>
      <w:ins w:author="Karoki Mũgambi" w:date="2023-10-18T15:08:36.273Z" w:id="311750411">
        <w:r w:rsidR="22A0B304">
          <w:t>]</w:t>
        </w:r>
      </w:ins>
      <w:r w:rsidR="22A0B304">
        <w:rPr/>
        <w:t xml:space="preserve">. The heralding helps to synchronize the swapping protocol. The qubits in the quantum memory devices get transmitted to their respective quantum channels, ready for swapping. This transmission is again represented by SWAP gates. </w:t>
      </w:r>
      <w:ins w:author="Karoki Mũgambi" w:date="2023-10-18T15:11:06.496Z" w:id="969113129">
        <w:r w:rsidR="22A0B304">
          <w:t>As illustrated</w:t>
        </w:r>
      </w:ins>
      <w:del w:author="Karoki Mũgambi" w:date="2023-10-18T15:11:14.045Z" w:id="193664492">
        <w:r w:rsidDel="22A0B304">
          <w:delText>In this circuit</w:delText>
        </w:r>
      </w:del>
      <w:r w:rsidR="22A0B304">
        <w:rPr/>
        <w:t xml:space="preserve"> in Fig. 5, Deutsch's purification protocol is </w:t>
      </w:r>
      <w:ins w:author="Karoki Mũgambi" w:date="2023-10-18T15:12:12.182Z" w:id="2035768824">
        <w:r w:rsidR="22A0B304">
          <w:t>executed</w:t>
        </w:r>
      </w:ins>
      <w:del w:author="Karoki Mũgambi" w:date="2023-10-18T15:12:14.721Z" w:id="330621659">
        <w:r w:rsidDel="22A0B304">
          <w:delText>done</w:delText>
        </w:r>
      </w:del>
      <w:r w:rsidR="22A0B304">
        <w:rPr/>
        <w:t xml:space="preserve"> just before</w:t>
      </w:r>
      <w:ins w:author="Karoki Mũgambi" w:date="2023-10-18T15:14:45.235Z" w:id="962607728">
        <w:r w:rsidR="22A0B304">
          <w:t xml:space="preserve"> executing entanglement</w:t>
        </w:r>
      </w:ins>
      <w:r w:rsidR="22A0B304">
        <w:rPr/>
        <w:t xml:space="preserve"> swapping. </w:t>
      </w:r>
      <w:ins w:author="Karoki Mũgambi" w:date="2023-10-18T15:14:59.853Z" w:id="1611784665">
        <w:r w:rsidR="22A0B304">
          <w:t>F</w:t>
        </w:r>
      </w:ins>
      <w:ins w:author="Karoki Mũgambi" w:date="2023-10-18T15:15:26.134Z" w:id="970067350">
        <w:r w:rsidR="22A0B304">
          <w:t xml:space="preserve">inally, Alice’s and Bob’s qubits undergo </w:t>
        </w:r>
        <w:r w:rsidR="22A0B304">
          <w:t>B</w:t>
        </w:r>
      </w:ins>
      <w:ins w:author="Karoki Mũgambi" w:date="2023-10-22T15:54:51.19Z" w:id="1533995223">
        <w:r w:rsidR="22A0B304">
          <w:t>ell-state measurement</w:t>
        </w:r>
      </w:ins>
      <w:ins w:author="Karoki Mũgambi" w:date="2023-10-18T15:15:26.134Z" w:id="1612251100">
        <w:r w:rsidR="22A0B304">
          <w:t>.</w:t>
        </w:r>
      </w:ins>
      <w:del w:author="Karoki Mũgambi" w:date="2023-10-18T15:15:38.077Z" w:id="1854462770">
        <w:r w:rsidDel="22A0B304">
          <w:delText>Thereafter</w:delText>
        </w:r>
        <w:r w:rsidDel="22A0B304">
          <w:delText xml:space="preserve"> entanglement swapping protocol is done. Finally, Alice's and Bob's qubits are measured out in the Bell basis.</w:delText>
        </w:r>
      </w:del>
      <w:r w:rsidR="22A0B304">
        <w:rPr/>
        <w:t xml:space="preserve"> The presented circuit architecture </w:t>
      </w:r>
      <w:r w:rsidR="22A0B304">
        <w:rPr/>
        <w:t>provides</w:t>
      </w:r>
      <w:r w:rsidR="22A0B304">
        <w:rPr/>
        <w:t xml:space="preserve"> a real-world implementation of the quantum repeater protocol. We used it to investigate our remaining </w:t>
      </w:r>
      <w:r w:rsidR="22A0B304">
        <w:rPr/>
        <w:t>objectives</w:t>
      </w:r>
      <w:r w:rsidR="22A0B304">
        <w:rPr/>
        <w:t xml:space="preserve"> regarding purification strategies and optimization schemes.</w:t>
      </w:r>
    </w:p>
    <w:p xmlns:wp14="http://schemas.microsoft.com/office/word/2010/wordml" w:rsidP="3731BB75" w14:paraId="26DC3551" wp14:textId="4BDC3802">
      <w:pPr>
        <w:pStyle w:val="33"/>
        <w:widowControl w:val="0"/>
        <w:tabs>
          <w:tab w:val="left" w:pos="187"/>
        </w:tabs>
        <w:snapToGrid w:val="0"/>
        <w:spacing w:before="240" w:after="60"/>
        <w:rPr>
          <w:b w:val="1"/>
          <w:bCs w:val="1"/>
          <w:i w:val="1"/>
          <w:iCs w:val="1"/>
        </w:rPr>
      </w:pPr>
      <w:r w:rsidRPr="3731BB75" w:rsidR="3731BB75">
        <w:rPr>
          <w:b w:val="1"/>
          <w:bCs w:val="1"/>
          <w:i w:val="1"/>
          <w:iCs w:val="1"/>
        </w:rPr>
        <w:t>3.2 Purification Strategy</w:t>
      </w:r>
    </w:p>
    <w:p xmlns:wp14="http://schemas.microsoft.com/office/word/2010/wordml" w:rsidP="3731BB75" w14:paraId="217EBC8E" wp14:textId="6086541A">
      <w:pPr>
        <w:pStyle w:val="33"/>
        <w:widowControl w:val="0"/>
        <w:tabs>
          <w:tab w:val="left" w:pos="187"/>
        </w:tabs>
        <w:snapToGrid w:val="0"/>
        <w:spacing w:before="0" w:after="60"/>
        <w:ind w:firstLine="440" w:firstLineChars="200"/>
        <w:rPr>
          <w:ins w:author="Karoki Mũgambi" w:date="2023-10-22T18:51:43.328Z" w:id="1260087508"/>
        </w:rPr>
      </w:pPr>
      <w:r w:rsidR="6DA36CA4">
        <w:rPr/>
        <w:t>Identifying</w:t>
      </w:r>
      <w:r w:rsidR="6DA36CA4">
        <w:rPr/>
        <w:t xml:space="preserve"> </w:t>
      </w:r>
      <w:r w:rsidR="6DA36CA4">
        <w:rPr/>
        <w:t>an optimum</w:t>
      </w:r>
      <w:r w:rsidR="6DA36CA4">
        <w:rPr/>
        <w:t xml:space="preserve"> purification strategy for near-term quantum repeaters means better efficiency of operation of future practical quantum repeaters.</w:t>
      </w:r>
      <w:ins w:author="Karoki Mũgambi" w:date="2023-10-22T15:55:31.035Z" w:id="543704597">
        <w:r w:rsidR="6DA36CA4">
          <w:t xml:space="preserve"> This is testament in </w:t>
        </w:r>
      </w:ins>
      <w:ins w:author="Karoki Mũgambi" w:date="2023-10-22T15:56:24.893Z" w:id="430115563">
        <w:r w:rsidR="6DA36CA4">
          <w:t>approaches such as the nested</w:t>
        </w:r>
      </w:ins>
      <w:ins w:author="Karoki Mũgambi" w:date="2023-10-18T15:47:59.831Z" w:id="2050947407">
        <w:r w:rsidR="6DA36CA4">
          <w:t xml:space="preserve"> purification strategy</w:t>
        </w:r>
        <w:r w:rsidR="6DA36CA4">
          <w:t xml:space="preserve">, </w:t>
        </w:r>
      </w:ins>
      <w:ins w:author="Karoki Mũgambi" w:date="2023-10-22T15:57:04.879Z" w:id="1178106747">
        <w:r w:rsidR="6DA36CA4">
          <w:t xml:space="preserve">which </w:t>
        </w:r>
      </w:ins>
      <w:ins w:author="Karoki Mũgambi" w:date="2023-10-18T15:47:59.831Z" w:id="1963051135">
        <w:r w:rsidR="6DA36CA4">
          <w:t xml:space="preserve">has been experimentally </w:t>
        </w:r>
        <w:r w:rsidR="6DA36CA4">
          <w:t>demonstrated</w:t>
        </w:r>
        <w:r w:rsidR="6DA36CA4">
          <w:t xml:space="preserve"> to effectively </w:t>
        </w:r>
      </w:ins>
      <w:ins w:author="Karoki Mũgambi" w:date="2023-10-18T15:53:36.263Z" w:id="659320631">
        <w:r w:rsidR="6DA36CA4">
          <w:t>minimise</w:t>
        </w:r>
      </w:ins>
      <w:ins w:author="Karoki Mũgambi" w:date="2023-10-18T15:47:59.831Z" w:id="22628883">
        <w:r w:rsidR="6DA36CA4">
          <w:t xml:space="preserve"> un</w:t>
        </w:r>
      </w:ins>
      <w:ins w:author="Karoki Mũgambi" w:date="2023-10-18T15:48:29.345Z" w:id="1413345752">
        <w:r w:rsidR="6DA36CA4">
          <w:t>wanted noise during entanglement swapping, yielding high-fidelity entangled states [2</w:t>
        </w:r>
      </w:ins>
      <w:ins w:author="Karoki Mũgambi" w:date="2023-10-22T15:57:20.511Z" w:id="978176021">
        <w:r w:rsidR="6DA36CA4">
          <w:t>5</w:t>
        </w:r>
      </w:ins>
      <w:ins w:author="Karoki Mũgambi" w:date="2023-10-18T15:48:29.345Z" w:id="1763616140">
        <w:r w:rsidR="6DA36CA4">
          <w:t>], [2</w:t>
        </w:r>
      </w:ins>
      <w:ins w:author="Karoki Mũgambi" w:date="2023-10-22T15:57:23.304Z" w:id="370337085">
        <w:r w:rsidR="6DA36CA4">
          <w:t>6</w:t>
        </w:r>
      </w:ins>
      <w:ins w:author="Karoki Mũgambi" w:date="2023-10-18T15:48:29.345Z" w:id="34269522">
        <w:r w:rsidR="6DA36CA4">
          <w:t>].</w:t>
        </w:r>
      </w:ins>
    </w:p>
    <w:p w:rsidR="22A0B304" w:rsidP="22A0B304" w:rsidRDefault="22A0B304" w14:paraId="10603F4D" w14:textId="53EBE5E5">
      <w:pPr>
        <w:pStyle w:val="33"/>
        <w:widowControl w:val="0"/>
        <w:tabs>
          <w:tab w:val="left" w:leader="none" w:pos="187"/>
        </w:tabs>
        <w:spacing w:before="0" w:after="60"/>
        <w:ind w:firstLine="440" w:firstLineChars="200"/>
      </w:pPr>
      <w:del w:author="Karoki Mũgambi" w:date="2023-10-22T18:51:42.188Z" w:id="866535403">
        <w:r w:rsidDel="796DD14A">
          <w:delText xml:space="preserve"> </w:delText>
        </w:r>
      </w:del>
      <w:r w:rsidR="796DD14A">
        <w:rPr/>
        <w:t xml:space="preserve">In </w:t>
      </w:r>
      <w:del w:author="Karoki Mũgambi" w:date="2023-10-18T15:48:38.571Z" w:id="461656707">
        <w:r w:rsidDel="796DD14A">
          <w:delText>total, four</w:delText>
        </w:r>
      </w:del>
      <w:ins w:author="Karoki Mũgambi" w:date="2023-10-18T15:48:45.493Z" w:id="2037240138">
        <w:r w:rsidR="796DD14A">
          <w:t>this study, three</w:t>
        </w:r>
      </w:ins>
      <w:r w:rsidR="796DD14A">
        <w:rPr/>
        <w:t xml:space="preserve"> purification strategies were </w:t>
      </w:r>
      <w:del w:author="Karoki Mũgambi" w:date="2023-10-18T15:49:00.548Z" w:id="2051256428">
        <w:r w:rsidDel="796DD14A">
          <w:delText>used</w:delText>
        </w:r>
      </w:del>
      <w:ins w:author="Karoki Mũgambi" w:date="2023-10-18T15:49:01.919Z" w:id="1825952717">
        <w:r w:rsidR="796DD14A">
          <w:t>explored</w:t>
        </w:r>
      </w:ins>
      <w:r w:rsidR="796DD14A">
        <w:rPr/>
        <w:t xml:space="preserve"> in the simulations</w:t>
      </w:r>
      <w:ins w:author="Karoki Mũgambi" w:date="2023-10-22T18:52:08.526Z" w:id="1977207805">
        <w:r w:rsidR="796DD14A">
          <w:t xml:space="preserve">. </w:t>
        </w:r>
      </w:ins>
      <w:del w:author="Karoki Mũgambi" w:date="2023-10-22T18:52:06.386Z" w:id="432411575">
        <w:r w:rsidDel="796DD14A">
          <w:delText>.</w:delText>
        </w:r>
      </w:del>
      <w:del w:author="Karoki Mũgambi" w:date="2023-10-18T15:49:14.818Z" w:id="1704106983">
        <w:r w:rsidDel="796DD14A">
          <w:delText xml:space="preserve"> </w:delText>
        </w:r>
      </w:del>
      <w:ins w:author="Karoki Mũgambi" w:date="2023-10-22T18:52:01.018Z" w:id="1495302735">
        <w:r w:rsidR="796DD14A">
          <w:t>The strategies differ on the application stage of the purification protocol. These strategies are: (1) post swap, performs purification after each entanglement swapping protocol; (2) repeated post swap, performs successive iterative purification instances after each entanglement swapping protocol (with three instances in our simulations); and (3) pre-and-post swap, alternating purification before and after an entanglement swapping protocol.</w:t>
        </w:r>
      </w:ins>
      <w:r w:rsidR="796DD14A">
        <w:rPr/>
        <w:t xml:space="preserve"> </w:t>
      </w:r>
    </w:p>
    <w:p w:rsidR="22A0B304" w:rsidP="22A0B304" w:rsidRDefault="22A0B304" w14:paraId="429C78BB" w14:textId="311E1748">
      <w:pPr>
        <w:pStyle w:val="33"/>
        <w:widowControl w:val="0"/>
        <w:tabs>
          <w:tab w:val="left" w:leader="none" w:pos="187"/>
        </w:tabs>
        <w:spacing w:before="0" w:after="60"/>
        <w:ind w:firstLine="440" w:firstLineChars="200"/>
        <w:rPr>
          <w:del w:author="Karoki Mũgambi" w:date="2023-10-18T15:51:49.892Z" w:id="719828326"/>
        </w:rPr>
      </w:pPr>
      <w:r w:rsidR="796DD14A">
        <w:rPr/>
        <w:t>The simulations were exclusively conducted using Deutsch's purification protocol, under the assumption that the outcomes would exhibit similarity across various purification protocols. This allows for variation of only the purification stage while keeping other aspects constant.</w:t>
      </w:r>
    </w:p>
    <w:p xmlns:wp14="http://schemas.microsoft.com/office/word/2010/wordml" w:rsidP="22A0B304" w14:paraId="72031CC0" wp14:textId="0D90903A">
      <w:pPr>
        <w:pStyle w:val="33"/>
        <w:widowControl w:val="0"/>
        <w:tabs>
          <w:tab w:val="left" w:pos="187"/>
        </w:tabs>
        <w:snapToGrid w:val="0"/>
        <w:spacing w:before="0" w:after="60"/>
        <w:ind w:left="0"/>
        <w:rPr>
          <w:del w:author="Karoki Mũgambi" w:date="2023-10-18T15:53:12.667Z" w:id="2049172478"/>
        </w:rPr>
        <w:pPrChange w:author="Karoki Mũgambi" w:date="2023-10-18T15:50:12.365Z">
          <w:pPr>
            <w:pStyle w:val="33"/>
            <w:widowControl w:val="0"/>
            <w:numPr>
              <w:ilvl w:val="0"/>
              <w:numId w:val="5"/>
            </w:numPr>
            <w:tabs>
              <w:tab w:val="left" w:leader="none" w:pos="187"/>
            </w:tabs>
            <w:spacing w:before="0" w:after="60"/>
          </w:pPr>
        </w:pPrChange>
      </w:pPr>
      <w:del w:author="Karoki Mũgambi" w:date="2023-10-18T15:53:12.668Z" w:id="1270672619">
        <w:r w:rsidDel="22A0B304">
          <w:delText>Post Bell-pair production purification strategy. Performs purification after Bell-pairs are created.</w:delText>
        </w:r>
      </w:del>
    </w:p>
    <w:p xmlns:wp14="http://schemas.microsoft.com/office/word/2010/wordml" w:rsidP="22A0B304" w14:paraId="1398083F" wp14:textId="097B8041">
      <w:pPr>
        <w:pStyle w:val="33"/>
        <w:widowControl w:val="0"/>
        <w:tabs>
          <w:tab w:val="left" w:pos="187"/>
        </w:tabs>
        <w:snapToGrid w:val="0"/>
        <w:spacing w:before="0" w:after="60"/>
        <w:ind w:left="0"/>
        <w:rPr>
          <w:del w:author="Karoki Mũgambi" w:date="2023-10-18T15:53:12.665Z" w:id="457395004"/>
        </w:rPr>
        <w:pPrChange w:author="Karoki Mũgambi" w:date="2023-10-18T15:50:12.369Z">
          <w:pPr>
            <w:pStyle w:val="33"/>
            <w:widowControl w:val="0"/>
            <w:numPr>
              <w:ilvl w:val="0"/>
              <w:numId w:val="5"/>
            </w:numPr>
            <w:tabs>
              <w:tab w:val="left" w:leader="none" w:pos="187"/>
            </w:tabs>
            <w:spacing w:before="0" w:after="60"/>
          </w:pPr>
        </w:pPrChange>
      </w:pPr>
      <w:del w:author="Karoki Mũgambi" w:date="2023-10-18T15:53:12.666Z" w:id="926386771">
        <w:r w:rsidDel="22A0B304">
          <w:delText>Post swap purification strategy. Performs purification after every entanglement swapping protocol.</w:delText>
        </w:r>
      </w:del>
    </w:p>
    <w:p xmlns:wp14="http://schemas.microsoft.com/office/word/2010/wordml" w:rsidP="22A0B304" w14:paraId="231F8EE8" wp14:textId="5CB536C9">
      <w:pPr>
        <w:pStyle w:val="33"/>
        <w:widowControl w:val="0"/>
        <w:tabs>
          <w:tab w:val="left" w:pos="187"/>
        </w:tabs>
        <w:snapToGrid w:val="0"/>
        <w:spacing w:before="0" w:after="60"/>
        <w:ind w:left="0"/>
        <w:rPr>
          <w:del w:author="Karoki Mũgambi" w:date="2023-10-18T15:53:12.664Z" w:id="276453246"/>
        </w:rPr>
        <w:pPrChange w:author="Karoki Mũgambi" w:date="2023-10-18T15:50:12.373Z">
          <w:pPr>
            <w:pStyle w:val="33"/>
            <w:widowControl w:val="0"/>
            <w:numPr>
              <w:ilvl w:val="0"/>
              <w:numId w:val="5"/>
            </w:numPr>
            <w:tabs>
              <w:tab w:val="left" w:leader="none" w:pos="187"/>
            </w:tabs>
            <w:spacing w:before="0" w:after="60"/>
          </w:pPr>
        </w:pPrChange>
      </w:pPr>
      <w:del w:author="Karoki Mũgambi" w:date="2023-10-18T15:53:12.665Z" w:id="485296504">
        <w:r w:rsidDel="22A0B304">
          <w:delText>Repeated post swap purification strategy. Performs several purification instances successively after every entanglement swapping protocol. In our simulations, we set our number of instances to two.</w:delText>
        </w:r>
      </w:del>
    </w:p>
    <w:p xmlns:wp14="http://schemas.microsoft.com/office/word/2010/wordml" w:rsidP="22A0B304" w14:paraId="45F30022" wp14:textId="539209EE">
      <w:pPr>
        <w:pStyle w:val="33"/>
        <w:widowControl w:val="0"/>
        <w:tabs>
          <w:tab w:val="left" w:pos="187"/>
        </w:tabs>
        <w:snapToGrid w:val="0"/>
        <w:spacing w:before="0" w:after="60"/>
        <w:ind w:left="0"/>
        <w:rPr>
          <w:del w:author="Karoki Mũgambi" w:date="2023-10-18T15:53:12.663Z" w:id="1576491125"/>
        </w:rPr>
        <w:pPrChange w:author="Karoki Mũgambi" w:date="2023-10-18T15:50:12.376Z">
          <w:pPr>
            <w:pStyle w:val="33"/>
            <w:widowControl w:val="0"/>
            <w:numPr>
              <w:ilvl w:val="0"/>
              <w:numId w:val="5"/>
            </w:numPr>
            <w:tabs>
              <w:tab w:val="left" w:leader="none" w:pos="187"/>
            </w:tabs>
            <w:spacing w:before="0" w:after="60"/>
          </w:pPr>
        </w:pPrChange>
      </w:pPr>
      <w:del w:author="Karoki Mũgambi" w:date="2023-10-18T15:53:12.664Z" w:id="452676515">
        <w:r w:rsidDel="22A0B304">
          <w:delText>Pre and post swap purification strategy. Performs purification in an alternating manner, that is before and after an entanglement swapping protocol.</w:delText>
        </w:r>
      </w:del>
    </w:p>
    <w:p xmlns:wp14="http://schemas.microsoft.com/office/word/2010/wordml" w:rsidP="3731BB75" w14:paraId="08262BE8" wp14:textId="70781F37">
      <w:pPr>
        <w:pStyle w:val="33"/>
        <w:widowControl w:val="0"/>
        <w:tabs>
          <w:tab w:val="left" w:pos="187"/>
        </w:tabs>
        <w:snapToGrid w:val="0"/>
        <w:spacing w:before="0" w:after="60"/>
        <w:ind w:left="0" w:firstLine="0"/>
        <w:rPr>
          <w:del w:author="Karoki Mũgambi" w:date="2023-10-22T15:58:52.202Z" w:id="1599046035"/>
        </w:rPr>
      </w:pPr>
      <w:del w:author="Karoki Mũgambi" w:date="2023-10-22T15:57:54.766Z" w:id="1783393965">
        <w:r w:rsidDel="22A0B304">
          <w:delText>T</w:delText>
        </w:r>
      </w:del>
      <w:del w:author="Karoki Mũgambi" w:date="2023-10-22T15:58:52.204Z" w:id="1030376404">
        <w:r w:rsidDel="22A0B304">
          <w:delText xml:space="preserve">he </w:delText>
        </w:r>
      </w:del>
      <w:del w:author="Karoki Mũgambi" w:date="2023-10-18T15:54:16.906Z" w:id="48444931">
        <w:r w:rsidDel="22A0B304">
          <w:delText xml:space="preserve">experimental </w:delText>
        </w:r>
      </w:del>
      <w:del w:author="Karoki Mũgambi" w:date="2023-10-22T15:58:37.066Z" w:id="1843788622">
        <w:r w:rsidDel="22A0B304">
          <w:delText xml:space="preserve">simulations were </w:delText>
        </w:r>
      </w:del>
      <w:del w:author="Karoki Mũgambi" w:date="2023-10-18T15:54:26.761Z" w:id="1903055856">
        <w:r w:rsidDel="22A0B304">
          <w:delText xml:space="preserve">only </w:delText>
        </w:r>
      </w:del>
      <w:del w:author="Karoki Mũgambi" w:date="2023-10-22T15:58:52.204Z" w:id="1181171161">
        <w:r w:rsidDel="22A0B304">
          <w:delText>conducted using Deutsch's purification protocol</w:delText>
        </w:r>
        <w:r w:rsidDel="22A0B304">
          <w:delText>. This assumed that the results would be similar with any other purification protocol since only the stage at which purification was conducted was being varied.</w:delText>
        </w:r>
      </w:del>
    </w:p>
    <w:p xmlns:wp14="http://schemas.microsoft.com/office/word/2010/wordml" w:rsidP="606D845C" w14:paraId="7CE965C4" wp14:textId="56E48678">
      <w:pPr>
        <w:pStyle w:val="33"/>
        <w:widowControl w:val="0"/>
        <w:tabs>
          <w:tab w:val="left" w:leader="none" w:pos="187"/>
        </w:tabs>
        <w:spacing w:before="0" w:after="60"/>
        <w:ind w:left="0" w:firstLine="720"/>
        <w:rPr>
          <w:del w:author="Karoki Mũgambi" w:date="2023-10-18T15:58:43.928Z" w:id="1197870764"/>
        </w:rPr>
      </w:pPr>
      <w:del w:author="Karoki Mũgambi" w:date="2023-10-18T15:58:43.93Z" w:id="483012777">
        <w:r w:rsidDel="13F1CF98">
          <w:delText>Qiskit</w:delText>
        </w:r>
        <w:r w:rsidDel="13F1CF98">
          <w:delText xml:space="preserve"> </w:delText>
        </w:r>
        <w:r w:rsidDel="13F1CF98">
          <w:delText>provides</w:delText>
        </w:r>
        <w:r w:rsidDel="13F1CF98">
          <w:delText xml:space="preserve"> a noise model module that we used to create a simplified approximate noise model </w:delText>
        </w:r>
      </w:del>
      <w:del w:author="Karoki Mũgambi" w:date="2023-10-18T15:55:56.976Z" w:id="11820887">
        <w:r w:rsidDel="13F1CF98">
          <w:delText>based on</w:delText>
        </w:r>
      </w:del>
      <w:del w:author="Karoki Mũgambi" w:date="2023-10-18T15:58:43.93Z" w:id="1385442196">
        <w:r w:rsidDel="13F1CF98">
          <w:delText xml:space="preserve"> the properties </w:delText>
        </w:r>
        <w:r w:rsidDel="13F1CF98">
          <w:delText>of real quantum computer devices. The errors due to the noise model are sufficient to emulate real world errors.</w:delText>
        </w:r>
      </w:del>
    </w:p>
    <w:p w:rsidR="606D845C" w:rsidP="4930D109" w:rsidRDefault="606D845C" w14:paraId="2B58A538" w14:textId="04C65884">
      <w:pPr>
        <w:pStyle w:val="33"/>
        <w:widowControl w:val="0"/>
        <w:tabs>
          <w:tab w:val="left" w:leader="none" w:pos="187"/>
        </w:tabs>
        <w:spacing w:before="0" w:after="60"/>
        <w:ind w:left="0" w:firstLine="720"/>
        <w:jc w:val="both"/>
      </w:pPr>
      <w:r w:rsidR="606D845C">
        <w:rPr/>
        <w:t xml:space="preserve">To conduct the purification strategy simulations, a compact form of the circuit in Fig. 5 was used. An initializer instruction was appended at the beginning of the circuit to perform a reset on Alice’s qubit, setting it into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then applying gates to turn it into a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After the initialization instruction followed the quantum repeater protocol after which an inverse initialization instruction was appended. The inverse initialization instruction works to revert the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back 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Thus, upon measurement on Alice’s and Bob’s qubits at the end, ideally, one should get the state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The entirety of the circuit was run 20 times, generating 20 independent measurement results each with its own set of probabilities for states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606D845C">
        <w:rPr/>
        <w:t xml:space="preserve"> and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606D845C">
        <w:rPr/>
        <w:t xml:space="preserve">. </w:t>
      </w:r>
      <w:ins w:author="Karoki Mũgambi" w:date="2023-10-18T21:26:58.915Z" w:id="1400222340">
        <w:r w:rsidR="606D845C">
          <w:rPr/>
          <w:t xml:space="preserve">The results</w:t>
        </w:r>
      </w:ins>
      <w:del w:author="Karoki Mũgambi" w:date="2023-10-18T21:27:59.357Z" w:id="247780858">
        <w:r w:rsidDel="410E6905">
          <w:delText xml:space="preserve">By </w:delText>
        </w:r>
        <w:r w:rsidDel="410E6905">
          <w:delText>leveraging</w:delText>
        </w:r>
        <w:r w:rsidDel="410E6905">
          <w:delText xml:space="preserve"> the results</w:delText>
        </w:r>
      </w:del>
      <w:r w:rsidR="606D845C">
        <w:rPr/>
        <w:t xml:space="preserve"> for all the 4 quantum states across all the 20 independent circuit runs</w:t>
      </w:r>
      <w:ins w:author="Karoki Mũgambi" w:date="2023-10-18T21:28:22.236Z" w:id="1129735577">
        <w:r w:rsidR="606D845C">
          <w:rPr/>
          <w:t xml:space="preserve"> were then averaged.</w:t>
        </w:r>
      </w:ins>
      <w:del w:author="Karoki Mũgambi" w:date="2023-10-18T21:28:33.568Z" w:id="543073005">
        <w:r w:rsidDel="410E6905">
          <w:delText>, we got the following results as seen in Fig. 7.</w:delText>
        </w:r>
      </w:del>
      <w:r w:rsidR="606D845C">
        <w:rPr/>
        <w:t xml:space="preserve"> The estimate of true probability converges to the true probability as we increase the number of </w:t>
      </w:r>
      <w:r w:rsidR="606D845C">
        <w:rPr/>
        <w:t xml:space="preserve">circuit</w:t>
      </w:r>
      <w:r w:rsidR="606D845C">
        <w:rPr/>
        <w:t xml:space="preserve"> runs. In our case, 20 runs gave us sufficiently </w:t>
      </w:r>
      <w:r w:rsidR="606D845C">
        <w:rPr/>
        <w:t>good results</w:t>
      </w:r>
      <w:r w:rsidR="606D845C">
        <w:rPr/>
        <w:t xml:space="preserve"> in reasonable simulation run time.</w:t>
      </w:r>
      <w:r w:rsidR="4930D109">
        <w:rPr/>
        <w:t xml:space="preserve"> </w:t>
      </w:r>
    </w:p>
    <w:p w:rsidR="606D845C" w:rsidP="4930D109" w:rsidRDefault="606D845C" w14:paraId="419654A6" w14:textId="35227EEA">
      <w:pPr>
        <w:pStyle w:val="33"/>
        <w:widowControl w:val="0"/>
        <w:tabs>
          <w:tab w:val="left" w:leader="none" w:pos="187"/>
        </w:tabs>
        <w:spacing w:before="0" w:after="60"/>
        <w:ind w:left="0" w:firstLine="720"/>
        <w:jc w:val="both"/>
      </w:pPr>
      <w:r w:rsidR="4E9AC320">
        <w:rPr/>
        <w:t xml:space="preserve">The results obtained were then used to verify that indeed one qubit from Alice’s entangled qubit pair had been teleported to Bob. Measurement</w:t>
      </w:r>
      <w:ins w:author="Karoki Mũgambi" w:date="2023-10-18T16:00:43.609Z" w:id="291639328">
        <w:r w:rsidR="6DA36CA4">
          <w:t>s</w:t>
        </w:r>
      </w:ins>
      <w:del w:author="Karoki Mũgambi" w:date="2023-10-18T16:00:51.331Z" w:id="1156340648">
        <w:r w:rsidDel="6DA36CA4">
          <w:delText xml:space="preserve"> performed</w:delText>
        </w:r>
      </w:del>
      <w:r w:rsidR="4E9AC320">
        <w:rPr/>
        <w:t xml:space="preserve"> on either qubit can only yield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m:t>
              </m:r>
            </m:e>
          </m:d>
        </m:oMath>
      </m:oMathPara>
      <w:r w:rsidR="4E9AC320">
        <w:rPr/>
        <w:t xml:space="preserve">. The </w:t>
      </w:r>
      <w:del w:author="Karoki Mũgambi" w:date="2023-10-18T16:01:02.539Z" w:id="1537406930">
        <w:r w:rsidDel="6DA36CA4">
          <w:delText xml:space="preserve">consequent </w:delText>
        </w:r>
      </w:del>
      <w:ins w:author="Karoki Mũgambi" w:date="2023-10-18T16:01:04.729Z" w:id="340888629">
        <w:r w:rsidR="6DA36CA4">
          <w:t xml:space="preserve">resulting </w:t>
        </w:r>
      </w:ins>
      <w:r w:rsidR="4E9AC320">
        <w:rPr/>
        <w:t xml:space="preserve">plot is as </w:t>
      </w:r>
      <w:del w:author="Karoki Mũgambi" w:date="2023-10-18T21:22:36.526Z" w:id="1979937833">
        <w:r w:rsidDel="6DA36CA4">
          <w:delText xml:space="preserve">seen </w:delText>
        </w:r>
      </w:del>
      <w:ins w:author="Karoki Mũgambi" w:date="2023-10-18T21:22:41.37Z" w:id="341626680">
        <w:r w:rsidR="6DA36CA4">
          <w:t xml:space="preserve">illustrated </w:t>
        </w:r>
      </w:ins>
      <w:r w:rsidR="4E9AC320">
        <w:rPr/>
        <w:t xml:space="preserve">in Fig. </w:t>
      </w:r>
      <w:ins w:author="Karoki Mũgambi" w:date="2023-10-18T21:22:09.416Z" w:id="224868191">
        <w:r w:rsidR="6DA36CA4">
          <w:t>7</w:t>
        </w:r>
      </w:ins>
      <w:del w:author="Karoki Mũgambi" w:date="2023-10-18T21:22:09.111Z" w:id="1819013870">
        <w:r w:rsidDel="6DA36CA4">
          <w:delText>8</w:delText>
        </w:r>
      </w:del>
      <w:r w:rsidR="4E9AC320">
        <w:rPr/>
        <w:t xml:space="preserve">. </w:t>
      </w:r>
      <w:del w:author="Karoki Mũgambi" w:date="2023-10-18T16:01:21.097Z" w:id="1784860668">
        <w:r w:rsidDel="6DA36CA4">
          <w:delText>In the ideal case</w:delText>
        </w:r>
      </w:del>
      <w:ins w:author="Karoki Mũgambi" w:date="2023-10-18T16:01:22.201Z" w:id="538869848">
        <w:r w:rsidR="6DA36CA4">
          <w:t>Ideally</w:t>
        </w:r>
      </w:ins>
      <w:r w:rsidR="4E9AC320">
        <w:rPr/>
        <w:t xml:space="preserve">, we would</w:t>
      </w:r>
      <w:ins w:author="Karoki Mũgambi" w:date="2023-10-22T16:00:19.846Z" w:id="907999423">
        <w:r w:rsidR="6DA36CA4">
          <w:t xml:space="preserve"> expect</w:t>
        </w:r>
      </w:ins>
      <w:del w:author="Karoki Mũgambi" w:date="2023-10-22T16:00:16.522Z" w:id="24954004">
        <w:r w:rsidDel="6DA36CA4">
          <w:delText xml:space="preserve"> have</w:delText>
        </w:r>
      </w:del>
      <w:r w:rsidR="4E9AC320">
        <w:rPr/>
        <w:t xml:space="preserve"> 100% </w:t>
      </w:r>
      <w:ins w:author="Karoki Mũgambi" w:date="2023-10-22T16:00:30.78Z" w:id="584977924">
        <w:r w:rsidR="6DA36CA4">
          <w:t xml:space="preserve">probability </w:t>
        </w:r>
      </w:ins>
      <w:del w:author="Karoki Mũgambi" w:date="2023-10-22T16:00:32.764Z" w:id="1474460109">
        <w:r w:rsidDel="6DA36CA4">
          <w:delText>chance o</w:delText>
        </w:r>
      </w:del>
      <w:r w:rsidR="4E9AC320">
        <w:rPr/>
        <w:t xml:space="preserve">f measuring Bob’s qubit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w:t>
      </w:r>
      <w:ins w:author="Karoki Mũgambi" w:date="2023-10-22T16:00:55.873Z" w:id="709631570">
        <w:r w:rsidR="6DA36CA4">
          <w:t>H</w:t>
        </w:r>
      </w:ins>
      <w:del w:author="Karoki Mũgambi" w:date="2023-10-18T16:17:07.67Z" w:id="942095518">
        <w:r w:rsidDel="6DA36CA4">
          <w:delText xml:space="preserve">Strategies that produced plots in Fig. 8(a), Fig. 8(c) and Fig. 8(d) have Bob’s qubit being measured in the state </w:delText>
        </w:r>
        <w:r w:rsidDel="6DA36CA4">
          <w:delText xml:space="preserve"> at estimated probabilities close to 100%.</w:delText>
        </w:r>
      </w:del>
      <w:del w:author="Karoki Mũgambi" w:date="2023-10-18T16:16:57.654Z" w:id="352762694">
        <w:r w:rsidDel="6DA36CA4">
          <w:delText xml:space="preserve"> </w:delText>
        </w:r>
      </w:del>
      <w:del w:author="Karoki Mũgambi" w:date="2023-10-22T16:00:50.917Z" w:id="1852278562">
        <w:r w:rsidDel="6DA36CA4">
          <w:delText>The h</w:delText>
        </w:r>
      </w:del>
      <w:r w:rsidR="4E9AC320">
        <w:rPr/>
        <w:t xml:space="preserve">igher estimated probabilities, </w:t>
      </w:r>
      <w:r w:rsidR="4E9AC320">
        <w:rPr/>
        <w:t>indicate</w:t>
      </w:r>
      <w:r w:rsidR="4E9AC320">
        <w:rPr/>
        <w:t xml:space="preserve"> </w:t>
      </w:r>
      <w:ins w:author="Karoki Mũgambi" w:date="2023-10-22T16:01:12.634Z" w:id="2120394613">
        <w:r w:rsidR="6DA36CA4">
          <w:t>increased likelihood</w:t>
        </w:r>
      </w:ins>
      <w:del w:author="Karoki Mũgambi" w:date="2023-10-22T16:01:17.621Z" w:id="973537208">
        <w:r w:rsidDel="6DA36CA4">
          <w:delText>higher chances</w:delText>
        </w:r>
      </w:del>
      <w:r w:rsidR="4E9AC320">
        <w:rPr/>
        <w:t xml:space="preserve"> of </w:t>
      </w:r>
      <w:ins w:author="Karoki Mũgambi" w:date="2023-10-18T16:17:59.847Z" w:id="276414140">
        <w:r w:rsidR="6DA36CA4">
          <w:t xml:space="preserve">successful </w:t>
        </w:r>
      </w:ins>
      <w:ins w:author="Karoki Mũgambi" w:date="2023-10-22T16:01:34.705Z" w:id="1798112799">
        <w:r w:rsidR="6DA36CA4">
          <w:t xml:space="preserve">execution </w:t>
        </w:r>
      </w:ins>
      <w:ins w:author="Karoki Mũgambi" w:date="2023-10-18T16:17:59.847Z" w:id="1981783466">
        <w:r w:rsidR="6DA36CA4">
          <w:t>of the quantum repeater protocol</w:t>
        </w:r>
      </w:ins>
      <w:del w:author="Karoki Mũgambi" w:date="2023-10-18T16:18:21.376Z" w:id="478764586">
        <w:r w:rsidDel="6DA36CA4">
          <w:delText>the quantum repeater protocol having worked correctly</w:delText>
        </w:r>
      </w:del>
      <w:r w:rsidR="4E9AC320">
        <w:rPr/>
        <w:t xml:space="preserve"> as theoretically expected.</w:t>
      </w:r>
      <w:r w:rsidR="58C8ADC6">
        <w:rPr/>
        <w:t xml:space="preserve"> As </w:t>
      </w:r>
      <w:r w:rsidR="58C8ADC6">
        <w:rPr/>
        <w:t>observed</w:t>
      </w:r>
      <w:r w:rsidR="410E6905">
        <w:rPr/>
        <w:t xml:space="preserve">, this occurs about half the </w:t>
      </w:r>
      <w:r w:rsidR="58C8ADC6">
        <w:rPr/>
        <w:t>time.</w:t>
      </w:r>
      <w:ins w:author="Karoki Mũgambi" w:date="2023-10-22T18:52:53.835Z" w:id="310517328">
        <w:r w:rsidR="58C8ADC6">
          <w:rPr/>
          <w:t xml:space="preserve"> This is expected since</w:t>
        </w:r>
      </w:ins>
      <w:ins w:author="Karoki Mũgambi" w:date="2023-10-22T16:01:58.646Z" w:id="894354700">
        <w:r w:rsidR="6DA36CA4">
          <w:t xml:space="preserve"> the process of entanglement </w:t>
        </w:r>
      </w:ins>
      <w:ins w:author="Karoki Mũgambi" w:date="2023-10-22T18:53:26.986Z" w:id="2095774264">
        <w:r w:rsidR="6DA36CA4">
          <w:t>swapping,</w:t>
        </w:r>
      </w:ins>
      <w:ins w:author="Karoki Mũgambi" w:date="2023-10-22T16:02:12.244Z" w:id="559263595">
        <w:r w:rsidR="6DA36CA4">
          <w:t xml:space="preserve"> and </w:t>
        </w:r>
      </w:ins>
      <w:ins w:author="Karoki Mũgambi" w:date="2023-10-22T18:53:35.979Z" w:id="1915133841">
        <w:r w:rsidR="6DA36CA4">
          <w:t xml:space="preserve">entanglement </w:t>
        </w:r>
      </w:ins>
      <w:ins w:author="Karoki Mũgambi" w:date="2023-10-22T16:02:12.244Z" w:id="1600984268">
        <w:r w:rsidR="6DA36CA4">
          <w:t>purification are inherently probabili</w:t>
        </w:r>
        <w:r w:rsidR="6DA36CA4">
          <w:t>stic.</w:t>
        </w:r>
      </w:ins>
    </w:p>
    <w:p w:rsidR="103E5368" w:rsidP="103E5368" w:rsidRDefault="103E5368" w14:paraId="291F6F72" w14:textId="663C9C66">
      <w:pPr>
        <w:pStyle w:val="33"/>
        <w:widowControl w:val="0"/>
        <w:tabs>
          <w:tab w:val="left" w:leader="none" w:pos="187"/>
        </w:tabs>
        <w:spacing w:before="0" w:after="60"/>
        <w:ind w:left="0" w:firstLine="720"/>
        <w:jc w:val="both"/>
        <w:rPr>
          <w:ins w:author="Karoki Mũgambi" w:date="2023-10-18T21:31:08.536Z" w:id="1107224323"/>
        </w:rPr>
      </w:pPr>
      <w:r w:rsidR="103E5368">
        <w:rPr/>
        <w:t>These compelling results substantiate the efficacy of the employed purification strategies in achieving the teleportation of quantum information between distant nodes. The close alignment of the observed outcomes with theoretical predictions and prior literature [5] lends robust support to the accuracy and reliability of the quantum repeater protocol strategies under investigation.</w:t>
      </w:r>
    </w:p>
    <w:p w:rsidR="606D845C" w:rsidP="4930D109" w:rsidRDefault="606D845C" w14:paraId="19A4ACAB" w14:textId="0A86FDA7">
      <w:pPr>
        <w:pStyle w:val="33"/>
        <w:widowControl w:val="0"/>
        <w:tabs>
          <w:tab w:val="left" w:leader="none" w:pos="187"/>
        </w:tabs>
        <w:spacing w:before="0" w:after="60"/>
        <w:ind w:left="0" w:firstLine="720"/>
        <w:jc w:val="both"/>
      </w:pPr>
      <w:r w:rsidR="410E6905">
        <w:rPr/>
        <w:t xml:space="preserve">Fig. </w:t>
      </w:r>
      <w:ins w:author="Karoki Mũgambi" w:date="2023-10-18T21:31:15.534Z" w:id="13439760">
        <w:r w:rsidR="410E6905">
          <w:t>8</w:t>
        </w:r>
      </w:ins>
      <w:del w:author="Karoki Mũgambi" w:date="2023-10-18T21:31:15.192Z" w:id="333445911">
        <w:r w:rsidDel="410E6905">
          <w:delText>9</w:delText>
        </w:r>
      </w:del>
      <w:r w:rsidR="410E6905">
        <w:rPr/>
        <w:t xml:space="preserve">, shows the results of the impact purification had on the fidelity at </w:t>
      </w:r>
      <w:r w:rsidR="410E6905">
        <w:rPr/>
        <w:t>different stages</w:t>
      </w:r>
      <w:r w:rsidR="410E6905">
        <w:rPr/>
        <w:t xml:space="preserve"> in the quantum repeater protocol. The considered stages </w:t>
      </w:r>
      <w:del w:author="Karoki Mũgambi" w:date="2023-10-18T18:20:50.104Z" w:id="1622156566">
        <w:r w:rsidDel="410E6905">
          <w:delText>are</w:delText>
        </w:r>
      </w:del>
      <w:ins w:author="Karoki Mũgambi" w:date="2023-10-18T18:20:50.118Z" w:id="1347835890">
        <w:r w:rsidR="410E6905">
          <w:t>are</w:t>
        </w:r>
      </w:ins>
      <w:r w:rsidR="410E6905">
        <w:rPr/>
        <w:t xml:space="preserve"> </w:t>
      </w:r>
      <w:ins w:author="Karoki Mũgambi" w:date="2023-10-18T16:20:51.743Z" w:id="173134835">
        <w:r w:rsidR="410E6905">
          <w:t>initial</w:t>
        </w:r>
        <w:r w:rsidR="410E6905">
          <w:t xml:space="preserve"> </w:t>
        </w:r>
      </w:ins>
      <w:r w:rsidR="410E6905">
        <w:rPr/>
        <w:t xml:space="preserve">distribution stage </w:t>
      </w:r>
      <w:del w:author="Karoki Mũgambi" w:date="2023-10-18T16:20:58.255Z" w:id="1168969193">
        <w:r w:rsidDel="410E6905">
          <w:delText xml:space="preserve">denoted </w:delText>
        </w:r>
      </w:del>
      <w:ins w:author="Karoki Mũgambi" w:date="2023-10-18T16:20:59.915Z" w:id="537462317">
        <w:r w:rsidR="410E6905">
          <w:t>(</w:t>
        </w:r>
      </w:ins>
      <w:r w:rsidRPr="410E6905" w:rsidR="410E6905">
        <w:rPr>
          <w:i w:val="1"/>
          <w:iCs w:val="1"/>
        </w:rPr>
        <w:t>dist</w:t>
      </w:r>
      <w:ins w:author="Karoki Mũgambi" w:date="2023-10-18T16:21:01.99Z" w:id="460266047">
        <w:r w:rsidRPr="410E6905" w:rsidR="410E6905">
          <w:rPr>
            <w:i w:val="1"/>
            <w:iCs w:val="1"/>
          </w:rPr>
          <w:t>)</w:t>
        </w:r>
      </w:ins>
      <w:r w:rsidR="410E6905">
        <w:rPr/>
        <w:t xml:space="preserve">, first swapping stage </w:t>
      </w:r>
      <w:del w:author="Karoki Mũgambi" w:date="2023-10-18T16:21:18.401Z" w:id="1715998174">
        <w:r w:rsidDel="410E6905">
          <w:delText xml:space="preserve">denoted </w:delText>
        </w:r>
      </w:del>
      <w:ins w:author="Karoki Mũgambi" w:date="2023-10-18T16:21:18.49Z" w:id="468564705">
        <w:r w:rsidR="410E6905">
          <w:t>(</w:t>
        </w:r>
      </w:ins>
      <w:r w:rsidRPr="410E6905" w:rsidR="410E6905">
        <w:rPr>
          <w:i w:val="1"/>
          <w:iCs w:val="1"/>
        </w:rPr>
        <w:t>aswap1</w:t>
      </w:r>
      <w:ins w:author="Karoki Mũgambi" w:date="2023-10-18T16:21:20.443Z" w:id="1230655304">
        <w:r w:rsidRPr="410E6905" w:rsidR="410E6905">
          <w:rPr>
            <w:i w:val="1"/>
            <w:iCs w:val="1"/>
          </w:rPr>
          <w:t>)</w:t>
        </w:r>
      </w:ins>
      <w:r w:rsidR="410E6905">
        <w:rPr/>
        <w:t xml:space="preserve">, second swapping stage </w:t>
      </w:r>
      <w:del w:author="Karoki Mũgambi" w:date="2023-10-18T16:21:28.061Z" w:id="1993881932">
        <w:r w:rsidDel="410E6905">
          <w:delText xml:space="preserve">denoted </w:delText>
        </w:r>
      </w:del>
      <w:ins w:author="Karoki Mũgambi" w:date="2023-10-18T16:21:28.16Z" w:id="668922272">
        <w:r w:rsidR="410E6905">
          <w:t>(</w:t>
        </w:r>
      </w:ins>
      <w:r w:rsidRPr="410E6905" w:rsidR="410E6905">
        <w:rPr>
          <w:i w:val="1"/>
          <w:iCs w:val="1"/>
        </w:rPr>
        <w:t>aswap2</w:t>
      </w:r>
      <w:ins w:author="Karoki Mũgambi" w:date="2023-10-18T16:21:29.879Z" w:id="160915098">
        <w:r w:rsidRPr="410E6905" w:rsidR="410E6905">
          <w:rPr>
            <w:i w:val="1"/>
            <w:iCs w:val="1"/>
          </w:rPr>
          <w:t>)</w:t>
        </w:r>
      </w:ins>
      <w:r w:rsidRPr="410E6905" w:rsidR="410E6905">
        <w:rPr>
          <w:i w:val="1"/>
          <w:iCs w:val="1"/>
        </w:rPr>
        <w:t xml:space="preserve"> </w:t>
      </w:r>
      <w:r w:rsidR="410E6905">
        <w:rPr/>
        <w:t xml:space="preserve">and eventually the end of the node. </w:t>
      </w:r>
      <w:del w:author="Karoki Mũgambi" w:date="2023-10-18T16:22:07.655Z" w:id="1468020825">
        <w:r w:rsidDel="410E6905">
          <w:delText xml:space="preserve">At each stage, we obtained the fidelity of the quantum circuit. This was done by creating a duplicate of the quantum circuit covered up to each specific stage then executing that circuit and performing measurements on it. </w:delText>
        </w:r>
      </w:del>
      <w:ins w:author="Karoki Mũgambi" w:date="2023-10-18T16:22:47.129Z" w:id="394720813">
        <w:r w:rsidR="410E6905">
          <w:t xml:space="preserve">Fidelity measurements were obtained at each stage by duplicating the quantum circuit up to the specific stage, executing the circuit, and performing measurements. </w:t>
        </w:r>
      </w:ins>
      <w:ins w:author="Karoki Mũgambi" w:date="2023-10-18T16:23:36.012Z" w:id="786297899">
        <w:r w:rsidR="410E6905">
          <w:t xml:space="preserve">This was repeated across the 20 simulation runs, resulting in 20 independent measurement sets, each </w:t>
        </w:r>
        <w:r w:rsidR="410E6905">
          <w:t>containing</w:t>
        </w:r>
        <w:r w:rsidR="410E6905">
          <w:t xml:space="preserve"> four measurements corresponding to the four considered stages. The results were averaged out before performing the Hellinger fidelity operation to obtain the fidelity between consecutive stages.</w:t>
        </w:r>
      </w:ins>
      <w:del w:author="Karoki Mũgambi" w:date="2023-10-18T16:23:42.443Z" w:id="1548940124">
        <w:r w:rsidDel="410E6905">
          <w:delText>This was repeated for the 20 runs of the simulation. There then were 20 independent measurement results each with 4 measurement results from the 4 stages considered. The results were then averaged out before performing the Hellinger fidelity operation to obtain the fidelity between each two stages in sequence.</w:delText>
        </w:r>
      </w:del>
    </w:p>
    <w:p w:rsidR="3731BB75" w:rsidP="58C8ADC6" w:rsidRDefault="3731BB75" w14:paraId="14A044EA" w14:textId="0084369C">
      <w:pPr>
        <w:pStyle w:val="1"/>
        <w:widowControl w:val="0"/>
        <w:tabs>
          <w:tab w:val="left" w:leader="none" w:pos="187"/>
        </w:tabs>
        <w:spacing w:before="0" w:after="60"/>
        <w:ind w:firstLine="440" w:firstLineChars="200"/>
        <w:jc w:val="both"/>
      </w:pPr>
      <w:del w:author="Karoki Mũgambi" w:date="2023-10-18T16:23:58.311Z" w:id="1173207937">
        <w:r w:rsidDel="103E5368">
          <w:delText>From observation</w:delText>
        </w:r>
      </w:del>
      <w:ins w:author="Karoki Mũgambi" w:date="2023-10-18T16:23:59.956Z" w:id="1769990169">
        <w:r w:rsidR="103E5368">
          <w:t>Evidently</w:t>
        </w:r>
      </w:ins>
      <w:r w:rsidR="103E5368">
        <w:rPr/>
        <w:t xml:space="preserve">, </w:t>
      </w:r>
      <w:ins w:author="Karoki Mũgambi" w:date="2023-10-18T16:24:02.409Z" w:id="1100483878">
        <w:r w:rsidR="103E5368">
          <w:t xml:space="preserve">initial </w:t>
        </w:r>
      </w:ins>
      <w:r w:rsidR="103E5368">
        <w:rPr/>
        <w:t xml:space="preserve">entanglement distribution has </w:t>
      </w:r>
      <w:del w:author="Karoki Mũgambi" w:date="2023-10-18T16:24:08.75Z" w:id="1614487583">
        <w:r w:rsidDel="103E5368">
          <w:delText xml:space="preserve">little </w:delText>
        </w:r>
      </w:del>
      <w:ins w:author="Karoki Mũgambi" w:date="2023-10-18T16:24:09.775Z" w:id="1174106625">
        <w:r w:rsidR="103E5368">
          <w:t xml:space="preserve">no </w:t>
        </w:r>
      </w:ins>
      <w:r w:rsidR="103E5368">
        <w:rPr/>
        <w:t xml:space="preserve">effect on the fidelity. </w:t>
      </w:r>
      <w:ins w:author="Karoki Mũgambi" w:date="2023-10-18T16:24:46.657Z" w:id="7758052">
        <w:r w:rsidR="103E5368">
          <w:t xml:space="preserve">However, </w:t>
        </w:r>
      </w:ins>
      <w:ins w:author="Karoki Mũgambi" w:date="2023-10-18T16:25:29.405Z" w:id="1294443029">
        <w:r w:rsidR="103E5368">
          <w:t>realistically, fidelity</w:t>
        </w:r>
      </w:ins>
      <w:ins w:author="Karoki Mũgambi" w:date="2023-10-18T16:24:46.657Z" w:id="552577021">
        <w:r w:rsidR="103E5368">
          <w:t xml:space="preserve"> loss occurs </w:t>
        </w:r>
        <w:r w:rsidR="103E5368">
          <w:t>at this juncture</w:t>
        </w:r>
        <w:r w:rsidR="103E5368">
          <w:t xml:space="preserve">, primarily influenced by the technology used in entanglement generation — especially when employing </w:t>
        </w:r>
      </w:ins>
      <w:r w:rsidR="103E5368">
        <w:rPr/>
        <w:t>a parametric-down-conversion source [23]</w:t>
      </w:r>
      <w:ins w:author="Karoki Mũgambi" w:date="2023-10-18T16:24:46.657Z" w:id="49763698">
        <w:r w:rsidR="103E5368">
          <w:t xml:space="preserve"> — and the characteristics of the distribution channel. This crucial aspect was not accounted for in the simulation, leading to the observed results. Heralded entanglement generation is the most practical method to suppress errors at this stage </w:t>
        </w:r>
      </w:ins>
      <w:ins w:author="Karoki Mũgambi" w:date="2023-10-18T16:26:41.233Z" w:id="717999427">
        <w:r w:rsidR="103E5368">
          <w:t>[8]</w:t>
        </w:r>
      </w:ins>
      <w:ins w:author="Karoki Mũgambi" w:date="2023-10-18T16:24:46.657Z" w:id="960152269">
        <w:r w:rsidR="103E5368">
          <w:t xml:space="preserve">. </w:t>
        </w:r>
      </w:ins>
      <w:r w:rsidR="103E5368">
        <w:rPr/>
        <w:t>The fidelity of the Bell-pairs takes a hit during entanglement swapping</w:t>
      </w:r>
      <w:ins w:author="Karoki Mũgambi" w:date="2023-10-18T16:26:58.621Z" w:id="1196401901">
        <w:r w:rsidR="103E5368">
          <w:t>.</w:t>
        </w:r>
      </w:ins>
      <w:del w:author="Karoki Mũgambi" w:date="2023-10-18T16:26:59.862Z" w:id="361547431">
        <w:r w:rsidDel="103E5368">
          <w:delText xml:space="preserve"> and</w:delText>
        </w:r>
      </w:del>
      <w:del w:author="Karoki Mũgambi" w:date="2023-10-18T16:27:06.053Z" w:id="1085186465">
        <w:r w:rsidDel="103E5368">
          <w:delText xml:space="preserve"> readout at the end of the node.</w:delText>
        </w:r>
      </w:del>
      <w:del w:author="Karoki Mũgambi" w:date="2023-10-18T16:28:34.929Z" w:id="1697794442">
        <w:r w:rsidDel="103E5368">
          <w:delText xml:space="preserve"> The post swap purification strategy looks favourable based on how it can maintain a relatively consistent fidelity throughout the quantum repeater protocol. The repeated post swap purification strategy suffers a very low fidelity at the readout state. Such low fidelities, especially below 50%, are unfavourable for maintaining the quantum communication link. The fidelities posted by the rest of the purification strategies at different states indicate that they can be applied in a quantum repeater and can maintain a communication link.</w:delText>
        </w:r>
      </w:del>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680"/>
        <w:gridCol w:w="4680"/>
      </w:tblGrid>
      <w:tr w:rsidR="58C8ADC6" w:rsidTr="58C8ADC6" w14:paraId="026CEA47">
        <w:trPr>
          <w:trHeight w:val="300"/>
        </w:trPr>
        <w:tc>
          <w:tcPr>
            <w:tcW w:w="4680" w:type="dxa"/>
            <w:tcMar/>
          </w:tcPr>
          <w:p w:rsidR="58C8ADC6" w:rsidP="58C8ADC6" w:rsidRDefault="58C8ADC6" w14:paraId="46B5375C" w14:textId="15CF54AB">
            <w:pPr>
              <w:pStyle w:val="1"/>
              <w:keepNext w:val="0"/>
              <w:widowControl w:val="0"/>
              <w:tabs>
                <w:tab w:val="left" w:leader="none" w:pos="187"/>
              </w:tabs>
              <w:spacing w:before="120" w:beforeLines="50" w:after="60"/>
              <w:jc w:val="center"/>
            </w:pPr>
            <w:r>
              <w:drawing>
                <wp:inline wp14:editId="0AC7F077" wp14:anchorId="6A7C738C">
                  <wp:extent cx="2917434" cy="1984248"/>
                  <wp:effectExtent l="0" t="0" r="0" b="0"/>
                  <wp:docPr id="1395782579" name="" title=""/>
                  <wp:cNvGraphicFramePr>
                    <a:graphicFrameLocks noChangeAspect="1"/>
                  </wp:cNvGraphicFramePr>
                  <a:graphic>
                    <a:graphicData uri="http://schemas.openxmlformats.org/drawingml/2006/picture">
                      <pic:pic>
                        <pic:nvPicPr>
                          <pic:cNvPr id="0" name=""/>
                          <pic:cNvPicPr/>
                        </pic:nvPicPr>
                        <pic:blipFill>
                          <a:blip r:embed="R070a30d4d6d34ddc">
                            <a:extLst>
                              <a:ext xmlns:a="http://schemas.openxmlformats.org/drawingml/2006/main" uri="{28A0092B-C50C-407E-A947-70E740481C1C}">
                                <a14:useLocalDpi val="0"/>
                              </a:ext>
                            </a:extLst>
                          </a:blip>
                          <a:stretch>
                            <a:fillRect/>
                          </a:stretch>
                        </pic:blipFill>
                        <pic:spPr>
                          <a:xfrm>
                            <a:off x="0" y="0"/>
                            <a:ext cx="2917434" cy="1984248"/>
                          </a:xfrm>
                          <a:prstGeom prst="rect">
                            <a:avLst/>
                          </a:prstGeom>
                        </pic:spPr>
                      </pic:pic>
                    </a:graphicData>
                  </a:graphic>
                </wp:inline>
              </w:drawing>
            </w:r>
          </w:p>
          <w:p w:rsidR="58C8ADC6" w:rsidP="58C8ADC6" w:rsidRDefault="58C8ADC6" w14:paraId="5AF4699E" w14:textId="153155E7">
            <w:pPr>
              <w:pStyle w:val="1"/>
              <w:jc w:val="cente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(a)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 swap purification strategy</w:t>
            </w:r>
          </w:p>
        </w:tc>
        <w:tc>
          <w:tcPr>
            <w:tcW w:w="4680" w:type="dxa"/>
            <w:tcMar/>
          </w:tcPr>
          <w:p w:rsidR="58C8ADC6" w:rsidP="58C8ADC6" w:rsidRDefault="58C8ADC6" w14:paraId="58FA3F08" w14:textId="58CE2BD0">
            <w:pPr>
              <w:pStyle w:val="1"/>
              <w:keepNext w:val="0"/>
              <w:widowControl w:val="0"/>
              <w:tabs>
                <w:tab w:val="left" w:leader="none" w:pos="187"/>
              </w:tabs>
              <w:spacing w:before="120" w:beforeLines="50" w:after="60"/>
              <w:jc w:val="center"/>
            </w:pPr>
            <w:r>
              <w:drawing>
                <wp:inline wp14:editId="74D11CD3" wp14:anchorId="2A45AC3B">
                  <wp:extent cx="2917434" cy="1984248"/>
                  <wp:effectExtent l="0" t="0" r="0" b="0"/>
                  <wp:docPr id="404628172" name="" title=""/>
                  <wp:cNvGraphicFramePr>
                    <a:graphicFrameLocks noChangeAspect="1"/>
                  </wp:cNvGraphicFramePr>
                  <a:graphic>
                    <a:graphicData uri="http://schemas.openxmlformats.org/drawingml/2006/picture">
                      <pic:pic>
                        <pic:nvPicPr>
                          <pic:cNvPr id="0" name=""/>
                          <pic:cNvPicPr/>
                        </pic:nvPicPr>
                        <pic:blipFill>
                          <a:blip r:embed="R0830280e480b45ae">
                            <a:extLst>
                              <a:ext xmlns:a="http://schemas.openxmlformats.org/drawingml/2006/main" uri="{28A0092B-C50C-407E-A947-70E740481C1C}">
                                <a14:useLocalDpi val="0"/>
                              </a:ext>
                            </a:extLst>
                          </a:blip>
                          <a:stretch>
                            <a:fillRect/>
                          </a:stretch>
                        </pic:blipFill>
                        <pic:spPr>
                          <a:xfrm>
                            <a:off x="0" y="0"/>
                            <a:ext cx="2917434" cy="1984248"/>
                          </a:xfrm>
                          <a:prstGeom prst="rect">
                            <a:avLst/>
                          </a:prstGeom>
                        </pic:spPr>
                      </pic:pic>
                    </a:graphicData>
                  </a:graphic>
                </wp:inline>
              </w:drawing>
            </w:r>
          </w:p>
          <w:p w:rsidR="58C8ADC6" w:rsidP="58C8ADC6" w:rsidRDefault="58C8ADC6" w14:paraId="27D7C3D3" w14:textId="77321EC2">
            <w:pPr>
              <w:pStyle w:val="1"/>
              <w:jc w:val="cente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(b)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Pre-and-post purification strategy</w:t>
            </w:r>
          </w:p>
        </w:tc>
      </w:tr>
    </w:tbl>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58C8ADC6" w:rsidTr="58C8ADC6" w14:paraId="08AADC49">
        <w:trPr>
          <w:trHeight w:val="300"/>
        </w:trPr>
        <w:tc>
          <w:tcPr>
            <w:tcW w:w="9360" w:type="dxa"/>
            <w:tcMar/>
          </w:tcPr>
          <w:p w:rsidR="58C8ADC6" w:rsidP="58C8ADC6" w:rsidRDefault="58C8ADC6" w14:paraId="6F05985D" w14:textId="1250DCC1">
            <w:pPr>
              <w:pStyle w:val="1"/>
              <w:keepNext w:val="0"/>
              <w:widowControl w:val="0"/>
              <w:tabs>
                <w:tab w:val="left" w:leader="none" w:pos="187"/>
              </w:tabs>
              <w:spacing w:before="120" w:beforeLines="50" w:after="60"/>
              <w:jc w:val="center"/>
            </w:pPr>
            <w:r>
              <w:drawing>
                <wp:inline wp14:editId="4BA03FA6" wp14:anchorId="67494B3F">
                  <wp:extent cx="2912658" cy="1984248"/>
                  <wp:effectExtent l="0" t="0" r="0" b="0"/>
                  <wp:docPr id="782130510" name="" title=""/>
                  <wp:cNvGraphicFramePr>
                    <a:graphicFrameLocks noChangeAspect="1"/>
                  </wp:cNvGraphicFramePr>
                  <a:graphic>
                    <a:graphicData uri="http://schemas.openxmlformats.org/drawingml/2006/picture">
                      <pic:pic>
                        <pic:nvPicPr>
                          <pic:cNvPr id="0" name=""/>
                          <pic:cNvPicPr/>
                        </pic:nvPicPr>
                        <pic:blipFill>
                          <a:blip r:embed="R1379975401b44cac">
                            <a:extLst>
                              <a:ext xmlns:a="http://schemas.openxmlformats.org/drawingml/2006/main" uri="{28A0092B-C50C-407E-A947-70E740481C1C}">
                                <a14:useLocalDpi val="0"/>
                              </a:ext>
                            </a:extLst>
                          </a:blip>
                          <a:stretch>
                            <a:fillRect/>
                          </a:stretch>
                        </pic:blipFill>
                        <pic:spPr>
                          <a:xfrm>
                            <a:off x="0" y="0"/>
                            <a:ext cx="2912658" cy="1984248"/>
                          </a:xfrm>
                          <a:prstGeom prst="rect">
                            <a:avLst/>
                          </a:prstGeom>
                        </pic:spPr>
                      </pic:pic>
                    </a:graphicData>
                  </a:graphic>
                </wp:inline>
              </w:drawing>
            </w:r>
          </w:p>
          <w:p w:rsidR="58C8ADC6" w:rsidP="58C8ADC6" w:rsidRDefault="58C8ADC6" w14:paraId="63576F0D" w14:textId="35EC4642">
            <w:pPr>
              <w:pStyle w:val="1"/>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C8ADC6" w:rsidR="58C8ADC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(c) </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Repeated</w:t>
            </w:r>
            <w:r w:rsidRPr="58C8ADC6" w:rsidR="58C8AD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post swap purification strategy</w:t>
            </w:r>
          </w:p>
          <w:p w:rsidR="58C8ADC6" w:rsidP="58C8ADC6" w:rsidRDefault="58C8ADC6" w14:paraId="03C5C7BF" w14:textId="779A5A29">
            <w:pPr>
              <w:pStyle w:val="1"/>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c>
      </w:tr>
    </w:tbl>
    <w:p w:rsidR="3731BB75" w:rsidP="410E6905" w:rsidRDefault="3731BB75" w14:paraId="2ABC64E1" w14:textId="4AE52D53">
      <w:pPr>
        <w:pStyle w:val="6"/>
        <w:keepNext w:val="0"/>
        <w:widowControl w:val="0"/>
        <w:tabs>
          <w:tab w:val="left" w:leader="none" w:pos="187"/>
        </w:tabs>
        <w:spacing w:before="0" w:after="6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10E6905" w:rsidR="410E690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w:t>
      </w:r>
      <w:ins w:author="Karoki Mũgambi" w:date="2023-10-18T21:20:50.014Z" w:id="2120776971">
        <w:r w:rsidRPr="410E6905" w:rsidR="410E690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w:t>
        </w:r>
      </w:ins>
      <w:del w:author="Karoki Mũgambi" w:date="2023-10-18T21:20:49.7Z" w:id="688320888">
        <w:r w:rsidRPr="410E6905" w:rsidDel="410E690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8</w:delText>
        </w:r>
      </w:del>
      <w:r w:rsidRPr="410E6905" w:rsidR="410E690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410E6905" w:rsidR="410E69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Results verifying the success of the teleportation of entanglement in the quantum repeater protocol between Alice and Bob under different strategies as </w:t>
      </w:r>
      <w:r w:rsidRPr="410E6905" w:rsidR="410E69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indicated</w:t>
      </w:r>
      <w:r w:rsidRPr="410E6905" w:rsidR="410E69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the graph.</w:t>
      </w:r>
    </w:p>
    <w:p w:rsidR="3731BB75" w:rsidP="58C8ADC6" w:rsidRDefault="3731BB75" w14:paraId="34384DEE" w14:textId="4136E631">
      <w:pPr>
        <w:pStyle w:val="33"/>
        <w:widowControl w:val="0"/>
        <w:tabs>
          <w:tab w:val="left" w:leader="none" w:pos="187"/>
        </w:tabs>
        <w:spacing w:before="0" w:after="60"/>
        <w:ind w:left="0" w:firstLine="0"/>
        <w:jc w:val="both"/>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pPr>
    </w:p>
    <w:p w:rsidR="3731BB75" w:rsidP="58C8ADC6" w:rsidRDefault="3731BB75" w14:paraId="51EBB883" w14:textId="7DD122D8">
      <w:pPr>
        <w:pStyle w:val="1"/>
        <w:widowControl w:val="0"/>
        <w:tabs>
          <w:tab w:val="left" w:leader="none" w:pos="187"/>
        </w:tabs>
        <w:bidi w:val="0"/>
        <w:spacing w:before="0" w:beforeAutospacing="off" w:after="60" w:afterAutospacing="off" w:line="259" w:lineRule="auto"/>
        <w:ind w:firstLine="720"/>
        <w:jc w:val="both"/>
        <w:rPr>
          <w:ins w:author="Karoki Mũgambi" w:date="2023-10-18T16:32:01.162Z" w:id="669358406"/>
        </w:rPr>
      </w:pPr>
      <w:r w:rsidR="6DA36CA4">
        <w:rPr/>
        <w:t xml:space="preserve">Combining all </w:t>
      </w:r>
      <w:del w:author="Karoki Mũgambi" w:date="2023-10-18T16:28:55.142Z" w:id="1918574641">
        <w:r w:rsidDel="6DA36CA4">
          <w:delText xml:space="preserve">the data </w:delText>
        </w:r>
      </w:del>
      <w:r w:rsidR="6DA36CA4">
        <w:rPr/>
        <w:t>collected</w:t>
      </w:r>
      <w:del w:author="Karoki Mũgambi" w:date="2023-10-18T16:29:13.026Z" w:id="1837372679">
        <w:r w:rsidDel="6DA36CA4">
          <w:delText>,</w:delText>
        </w:r>
      </w:del>
      <w:ins w:author="Karoki Mũgambi" w:date="2023-10-18T16:29:24.136Z" w:id="518054386">
        <w:r w:rsidR="6DA36CA4">
          <w:t xml:space="preserve"> </w:t>
        </w:r>
      </w:ins>
      <w:ins w:author="Karoki Mũgambi" w:date="2023-10-22T18:54:59.147Z" w:id="1878473202">
        <w:r w:rsidR="6DA36CA4">
          <w:t xml:space="preserve">data </w:t>
        </w:r>
      </w:ins>
      <w:ins w:author="Karoki Mũgambi" w:date="2023-10-18T16:29:24.136Z" w:id="1072457123">
        <w:r w:rsidR="6DA36CA4">
          <w:t>provides valuable</w:t>
        </w:r>
      </w:ins>
      <w:del w:author="Karoki Mũgambi" w:date="2023-10-18T16:29:26.328Z" w:id="751342962">
        <w:r w:rsidDel="6DA36CA4">
          <w:delText xml:space="preserve"> we gain</w:delText>
        </w:r>
      </w:del>
      <w:r w:rsidR="6DA36CA4">
        <w:rPr/>
        <w:t xml:space="preserve"> insight</w:t>
      </w:r>
      <w:ins w:author="Karoki Mũgambi" w:date="2023-10-18T16:29:30.231Z" w:id="636549341">
        <w:r w:rsidR="6DA36CA4">
          <w:t>s</w:t>
        </w:r>
      </w:ins>
      <w:r w:rsidR="6DA36CA4">
        <w:rPr/>
        <w:t xml:space="preserve"> into the optim</w:t>
      </w:r>
      <w:ins w:author="Karoki Mũgambi" w:date="2023-10-18T16:29:40.969Z" w:id="1538747949">
        <w:r w:rsidR="6DA36CA4">
          <w:t>al</w:t>
        </w:r>
      </w:ins>
      <w:del w:author="Karoki Mũgambi" w:date="2023-10-18T16:29:39.35Z" w:id="459185142">
        <w:r w:rsidDel="6DA36CA4">
          <w:delText>um</w:delText>
        </w:r>
      </w:del>
      <w:r w:rsidR="6DA36CA4">
        <w:rPr/>
        <w:t xml:space="preserve"> purification strategy</w:t>
      </w:r>
      <w:ins w:author="Karoki Mũgambi" w:date="2023-10-18T16:29:58.398Z" w:id="1978950884">
        <w:r w:rsidR="6DA36CA4">
          <w:t xml:space="preserve"> as would be employed in practical quantu</w:t>
        </w:r>
      </w:ins>
      <w:ins w:author="Karoki Mũgambi" w:date="2023-10-18T16:30:25.251Z" w:id="1273753746">
        <w:r w:rsidR="6DA36CA4">
          <w:t>m repeaters in the Noisy Intermediate-Scale Quantum (NISQ) era [2</w:t>
        </w:r>
      </w:ins>
      <w:r w:rsidR="6DA36CA4">
        <w:rPr/>
        <w:t>7</w:t>
      </w:r>
      <w:ins w:author="Karoki Mũgambi" w:date="2023-10-18T16:30:25.251Z" w:id="528263522">
        <w:r w:rsidR="6DA36CA4">
          <w:t>]</w:t>
        </w:r>
      </w:ins>
      <w:ins w:author="Karoki Mũgambi" w:date="2023-10-22T18:57:39.828Z" w:id="550455938">
        <w:r w:rsidR="6DA36CA4">
          <w:t xml:space="preserve">, </w:t>
        </w:r>
        <w:r w:rsidR="6DA36CA4">
          <w:t>in accordance with</w:t>
        </w:r>
        <w:r w:rsidR="6DA36CA4">
          <w:t xml:space="preserve"> our formulation</w:t>
        </w:r>
      </w:ins>
      <w:r w:rsidR="6DA36CA4">
        <w:rPr/>
        <w:t>.</w:t>
      </w:r>
      <w:ins w:author="Karoki Mũgambi" w:date="2023-10-18T16:30:59.822Z" w:id="226821858">
        <w:r w:rsidR="6DA36CA4">
          <w:t xml:space="preserve"> All considered strate</w:t>
        </w:r>
      </w:ins>
      <w:ins w:author="Karoki Mũgambi" w:date="2023-10-18T16:31:33.739Z" w:id="184061145">
        <w:r w:rsidR="6DA36CA4">
          <w:t xml:space="preserve">gies consistently </w:t>
        </w:r>
        <w:r w:rsidR="6DA36CA4">
          <w:t>maintained</w:t>
        </w:r>
        <w:r w:rsidR="6DA36CA4">
          <w:t xml:space="preserve"> a fidelity level above 50% which is the minimum </w:t>
        </w:r>
        <w:r w:rsidR="6DA36CA4">
          <w:t>required</w:t>
        </w:r>
        <w:r w:rsidR="6DA36CA4">
          <w:t xml:space="preserve"> </w:t>
        </w:r>
        <w:r w:rsidR="6DA36CA4">
          <w:t>to susta</w:t>
        </w:r>
        <w:r w:rsidR="6DA36CA4">
          <w:t>in a quantum communication link.</w:t>
        </w:r>
      </w:ins>
    </w:p>
    <w:p w:rsidR="3731BB75" w:rsidP="606D845C" w:rsidRDefault="3731BB75" w14:paraId="437431F4" w14:textId="31A3ACF9">
      <w:pPr>
        <w:pStyle w:val="1"/>
        <w:widowControl w:val="0"/>
        <w:tabs>
          <w:tab w:val="left" w:leader="none" w:pos="187"/>
        </w:tabs>
        <w:bidi w:val="0"/>
        <w:spacing w:before="0" w:beforeAutospacing="off" w:after="60" w:afterAutospacing="off" w:line="259" w:lineRule="auto"/>
        <w:ind w:left="0" w:right="0" w:firstLine="720"/>
        <w:jc w:val="both"/>
        <w:rPr>
          <w:ins w:author="Karoki Mũgambi" w:date="2023-10-18T16:32:53.557Z" w:id="1023317141"/>
        </w:rPr>
      </w:pPr>
      <w:ins w:author="Karoki Mũgambi" w:date="2023-10-18T16:32:19.215Z" w:id="199914187">
        <w:r w:rsidR="6DA36CA4">
          <w:t xml:space="preserve">Multiple </w:t>
        </w:r>
        <w:r w:rsidR="6DA36CA4">
          <w:t>analyses underscored the robustness of the purification strategies for</w:t>
        </w:r>
      </w:ins>
      <w:ins w:author="Karoki Mũgambi" w:date="2023-10-22T19:29:26.777Z" w:id="2113387552">
        <w:r w:rsidR="6DA36CA4">
          <w:t xml:space="preserve"> potential</w:t>
        </w:r>
      </w:ins>
      <w:ins w:author="Karoki Mũgambi" w:date="2023-10-18T16:32:19.215Z" w:id="2069258022">
        <w:r w:rsidR="6DA36CA4">
          <w:t xml:space="preserve"> application in the quantum repeater protocol. Notably, the pre-and-post swap purification strategy </w:t>
        </w:r>
        <w:r w:rsidR="6DA36CA4">
          <w:t>emerged</w:t>
        </w:r>
        <w:r w:rsidR="6DA36CA4">
          <w:t xml:space="preserve"> slightly </w:t>
        </w:r>
      </w:ins>
      <w:r w:rsidR="6DA36CA4">
        <w:rPr/>
        <w:t>favoured</w:t>
      </w:r>
      <w:ins w:author="Karoki Mũgambi" w:date="2023-10-18T16:32:19.215Z" w:id="1450360579">
        <w:r w:rsidR="6DA36CA4">
          <w:t xml:space="preserve">, consistently achieving a higher mean fidelity value averaging at </w:t>
        </w:r>
        <w:r w:rsidR="6DA36CA4">
          <w:t>0.8</w:t>
        </w:r>
        <w:r w:rsidR="6DA36CA4">
          <w:t xml:space="preserve"> across </w:t>
        </w:r>
        <w:r w:rsidR="6DA36CA4">
          <w:t>numerous</w:t>
        </w:r>
        <w:r w:rsidR="6DA36CA4">
          <w:t xml:space="preserve"> simulation iterations.</w:t>
        </w:r>
      </w:ins>
    </w:p>
    <w:p w:rsidR="3731BB75" w:rsidP="606D845C" w:rsidRDefault="3731BB75" w14:paraId="55F628FA" w14:textId="778314C1">
      <w:pPr>
        <w:pStyle w:val="1"/>
        <w:widowControl w:val="0"/>
        <w:tabs>
          <w:tab w:val="left" w:leader="none" w:pos="187"/>
        </w:tabs>
        <w:bidi w:val="0"/>
        <w:spacing w:before="0" w:beforeAutospacing="off" w:after="60" w:afterAutospacing="off" w:line="259" w:lineRule="auto"/>
        <w:ind w:left="0" w:right="0" w:firstLine="720"/>
        <w:jc w:val="both"/>
        <w:rPr>
          <w:ins w:author="Karoki Mũgambi" w:date="2023-10-18T16:33:07.441Z" w:id="2092801814"/>
        </w:rPr>
      </w:pPr>
      <w:ins w:author="Karoki Mũgambi" w:date="2023-10-22T23:34:45.492Z" w:id="1995406101">
        <w:r w:rsidR="796DD14A">
          <w:t>Analysis of t</w:t>
        </w:r>
      </w:ins>
      <w:ins w:author="Karoki Mũgambi" w:date="2023-10-18T16:33:05.392Z" w:id="926781278">
        <w:r w:rsidR="796DD14A">
          <w:t xml:space="preserve">he correlation between fidelity values at </w:t>
        </w:r>
        <w:r w:rsidR="796DD14A">
          <w:t>different stages</w:t>
        </w:r>
        <w:r w:rsidR="796DD14A">
          <w:t xml:space="preserve"> of the quantum repeater protocol reveal</w:t>
        </w:r>
      </w:ins>
      <w:ins w:author="Karoki Mũgambi" w:date="2023-10-22T23:34:56.056Z" w:id="2124701753">
        <w:r w:rsidR="796DD14A">
          <w:t>s</w:t>
        </w:r>
      </w:ins>
      <w:ins w:author="Karoki Mũgambi" w:date="2023-10-18T16:33:05.392Z" w:id="767342354">
        <w:r w:rsidR="796DD14A">
          <w:t xml:space="preserve"> a notable positive correlation</w:t>
        </w:r>
      </w:ins>
      <w:ins w:author="Karoki Mũgambi" w:date="2023-10-22T23:35:38.199Z" w:id="1243738685">
        <w:r w:rsidR="796DD14A">
          <w:t xml:space="preserve"> among the strategies. This is especially pronounced </w:t>
        </w:r>
      </w:ins>
      <w:ins w:author="Karoki Mũgambi" w:date="2023-10-18T16:33:05.392Z" w:id="1816615302">
        <w:r w:rsidR="796DD14A">
          <w:t xml:space="preserve">between the pre-and-post swap and repeated post-swap strategies. This </w:t>
        </w:r>
        <w:r w:rsidR="796DD14A">
          <w:t>implies that the positive impact of purification is sustained through subsequent stages.</w:t>
        </w:r>
      </w:ins>
    </w:p>
    <w:p w:rsidR="5AF6DF62" w:rsidP="5AF6DF62" w:rsidRDefault="5AF6DF62" w14:paraId="7AE30393" w14:textId="591C085A">
      <w:pPr>
        <w:pStyle w:val="1"/>
        <w:widowControl w:val="0"/>
        <w:tabs>
          <w:tab w:val="left" w:leader="none" w:pos="187"/>
        </w:tabs>
        <w:spacing w:before="0" w:beforeAutospacing="off" w:after="60" w:afterAutospacing="off" w:line="259" w:lineRule="auto"/>
        <w:ind w:left="0" w:right="0" w:firstLine="720"/>
        <w:jc w:val="both"/>
      </w:pPr>
      <w:ins w:author="Karoki Mũgambi" w:date="2023-10-18T16:33:24.114Z" w:id="67241657">
        <w:r w:rsidR="5AF6DF62">
          <w:t xml:space="preserve">To evaluate the consistency of each purification strategy, an analysis of the fidelity value distribution was conducted. The pre-and-post swap purification strategy not only </w:t>
        </w:r>
        <w:r w:rsidR="5AF6DF62">
          <w:t>maintained</w:t>
        </w:r>
        <w:r w:rsidR="5AF6DF62">
          <w:t xml:space="preserve"> a high average fidelity but also </w:t>
        </w:r>
        <w:r w:rsidR="5AF6DF62">
          <w:t>exhibited</w:t>
        </w:r>
        <w:r w:rsidR="5AF6DF62">
          <w:t xml:space="preserve"> lower variability, indicative of a more reliable performance compared to alternative strategies. This underscores the effectiveness of a purification approach that executes before and after entanglement swapping.</w:t>
        </w:r>
      </w:ins>
      <w:ins w:author="Karoki Mũgambi" w:date="2023-10-22T23:52:14.998Z" w:id="51229822">
        <w:r w:rsidR="5AF6DF62">
          <w:t xml:space="preserve"> </w:t>
        </w:r>
      </w:ins>
    </w:p>
    <w:p w:rsidR="5AF6DF62" w:rsidP="5AF6DF62" w:rsidRDefault="5AF6DF62" w14:paraId="1945BBE0" w14:textId="2C1F4A50">
      <w:pPr>
        <w:pStyle w:val="1"/>
        <w:widowControl w:val="0"/>
        <w:tabs>
          <w:tab w:val="left" w:leader="none" w:pos="187"/>
        </w:tabs>
        <w:bidi w:val="0"/>
        <w:spacing w:before="0" w:beforeAutospacing="off" w:after="60" w:afterAutospacing="off" w:line="259" w:lineRule="auto"/>
        <w:ind w:left="0" w:right="0" w:firstLine="0"/>
        <w:jc w:val="both"/>
      </w:pPr>
      <w:del w:author="Karoki Mũgambi" w:date="2023-10-18T16:31:39.686Z" w:id="301354163">
        <w:r w:rsidDel="5AF6DF62">
          <w:delText xml:space="preserve"> Both the post Bell-pair production purification strategy and the pre and post swap purification strategy emerge as the most favourable of the strategies considered. Both had a high estimate of probability in the measurement results of Alice’s and Bob’s qubits (see Fig. 7). Both maintained a high estimate of probability for the verification of quantum repeater protocol results as seen in Fig. 8. Their measurement on Bob’s qubit being in the </w:delText>
        </w:r>
        <w:r w:rsidDel="5AF6DF62">
          <w:delText xml:space="preserve"> state were the highest. Lastly, the fidelities as seen in Fig. 9 are well maintained at higher percentages.</w:delText>
        </w:r>
      </w:del>
    </w:p>
    <w:p w:rsidR="3731BB75" w:rsidP="4930D109" w:rsidRDefault="3731BB75" w14:paraId="4547CEA8" w14:textId="66A5723E">
      <w:pPr>
        <w:pStyle w:val="1"/>
        <w:widowControl w:val="0"/>
        <w:tabs>
          <w:tab w:val="left" w:leader="none" w:pos="187"/>
        </w:tabs>
      </w:pPr>
      <w:del w:author="Karoki Mũgambi" w:date="2023-10-18T18:21:28.779Z" w:id="1760781590">
        <w:r>
          <w:drawing>
            <wp:inline wp14:editId="6D6ED542" wp14:anchorId="353412AF">
              <wp:extent cx="6000750" cy="3200400"/>
              <wp:effectExtent l="0" t="0" r="0" b="0"/>
              <wp:docPr id="1815015544" name="" title=""/>
              <wp:cNvGraphicFramePr>
                <a:graphicFrameLocks noChangeAspect="1"/>
              </wp:cNvGraphicFramePr>
              <a:graphic>
                <a:graphicData uri="http://schemas.openxmlformats.org/drawingml/2006/picture">
                  <pic:pic>
                    <pic:nvPicPr>
                      <pic:cNvPr id="0" name=""/>
                      <pic:cNvPicPr/>
                    </pic:nvPicPr>
                    <pic:blipFill>
                      <a:blip r:embed="R02e38818baba49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0750" cy="3200400"/>
                      </a:xfrm>
                      <a:prstGeom prst="rect">
                        <a:avLst/>
                      </a:prstGeom>
                    </pic:spPr>
                  </pic:pic>
                </a:graphicData>
              </a:graphic>
            </wp:inline>
          </w:drawing>
        </w:r>
      </w:del>
      <w:ins w:author="Karoki Mũgambi" w:date="2023-10-18T18:21:28.933Z" w:id="1528446256">
        <w:r>
          <w:drawing>
            <wp:inline wp14:editId="4782FE75" wp14:anchorId="78C7656C">
              <wp:extent cx="5813514" cy="3209544"/>
              <wp:effectExtent l="0" t="0" r="0" b="0"/>
              <wp:docPr id="679551091" name="" title=""/>
              <wp:cNvGraphicFramePr>
                <a:graphicFrameLocks noChangeAspect="1"/>
              </wp:cNvGraphicFramePr>
              <a:graphic>
                <a:graphicData uri="http://schemas.openxmlformats.org/drawingml/2006/picture">
                  <pic:pic>
                    <pic:nvPicPr>
                      <pic:cNvPr id="0" name=""/>
                      <pic:cNvPicPr/>
                    </pic:nvPicPr>
                    <pic:blipFill>
                      <a:blip r:embed="Rbd93a10fcaa442e9">
                        <a:extLst>
                          <a:ext xmlns:a="http://schemas.openxmlformats.org/drawingml/2006/main" uri="{28A0092B-C50C-407E-A947-70E740481C1C}">
                            <a14:useLocalDpi val="0"/>
                          </a:ext>
                        </a:extLst>
                      </a:blip>
                      <a:stretch>
                        <a:fillRect/>
                      </a:stretch>
                    </pic:blipFill>
                    <pic:spPr>
                      <a:xfrm>
                        <a:off x="0" y="0"/>
                        <a:ext cx="5813514" cy="3209544"/>
                      </a:xfrm>
                      <a:prstGeom prst="rect">
                        <a:avLst/>
                      </a:prstGeom>
                    </pic:spPr>
                  </pic:pic>
                </a:graphicData>
              </a:graphic>
            </wp:inline>
          </w:drawing>
        </w:r>
      </w:ins>
    </w:p>
    <w:p w:rsidR="3731BB75" w:rsidP="3EEDDA0C" w:rsidRDefault="3731BB75" w14:paraId="6B2794F3" w14:textId="6094D7B6">
      <w:pPr>
        <w:pStyle w:val="6"/>
        <w:widowControl w:val="0"/>
        <w:tabs>
          <w:tab w:val="left" w:leader="none" w:pos="187"/>
        </w:tabs>
        <w:spacing w:before="0" w:after="60"/>
        <w:ind/>
        <w:jc w:val="center"/>
        <w:rPr>
          <w:b w:val="0"/>
          <w:bCs w:val="0"/>
          <w:i w:val="1"/>
          <w:iCs w:val="1"/>
        </w:rPr>
        <w:pPrChange w:author="Karoki Mũgambi" w:date="2023-10-18T18:22:33.21Z">
          <w:pPr>
            <w:pStyle w:val="6"/>
            <w:widowControl w:val="0"/>
            <w:tabs>
              <w:tab w:val="left" w:leader="none" w:pos="187"/>
            </w:tabs>
            <w:spacing w:before="0" w:after="60"/>
          </w:pPr>
        </w:pPrChange>
      </w:pPr>
      <w:r w:rsidR="3EEDDA0C">
        <w:rPr/>
        <w:t xml:space="preserve">Figure </w:t>
      </w:r>
      <w:ins w:author="Karoki Mũgambi" w:date="2023-10-18T21:20:58.1Z" w:id="1890731758">
        <w:r w:rsidR="3EEDDA0C">
          <w:t>8</w:t>
        </w:r>
      </w:ins>
      <w:del w:author="Karoki Mũgambi" w:date="2023-10-18T21:20:57.715Z" w:id="1838653644">
        <w:r w:rsidDel="3EEDDA0C">
          <w:delText>9</w:delText>
        </w:r>
      </w:del>
      <w:r w:rsidR="3EEDDA0C">
        <w:rPr/>
        <w:t xml:space="preserve">: </w:t>
      </w:r>
      <w:r w:rsidR="3EEDDA0C">
        <w:rPr>
          <w:b w:val="0"/>
          <w:bCs w:val="0"/>
        </w:rPr>
        <w:t xml:space="preserve">Effect of purification on fidelity across different purification strategies. The results were obtained from a circuit implementing an intermediate quantum repeater and hence two entanglement swapping procedures, labelled as </w:t>
      </w:r>
      <w:r w:rsidRPr="3EEDDA0C" w:rsidR="3EEDDA0C">
        <w:rPr>
          <w:b w:val="0"/>
          <w:bCs w:val="0"/>
          <w:i w:val="1"/>
          <w:iCs w:val="1"/>
        </w:rPr>
        <w:t>aswap1</w:t>
      </w:r>
      <w:r w:rsidRPr="3EEDDA0C" w:rsidR="3EEDDA0C">
        <w:rPr>
          <w:b w:val="0"/>
          <w:bCs w:val="0"/>
          <w:i w:val="0"/>
          <w:iCs w:val="0"/>
        </w:rPr>
        <w:t xml:space="preserve"> and </w:t>
      </w:r>
      <w:r w:rsidRPr="3EEDDA0C" w:rsidR="3EEDDA0C">
        <w:rPr>
          <w:b w:val="0"/>
          <w:bCs w:val="0"/>
          <w:i w:val="1"/>
          <w:iCs w:val="1"/>
        </w:rPr>
        <w:t>aswap2.</w:t>
      </w:r>
      <w:r>
        <w:br/>
      </w:r>
    </w:p>
    <w:p w:rsidR="3EEDDA0C" w:rsidP="3EEDDA0C" w:rsidRDefault="3EEDDA0C" w14:paraId="20EE85BE" w14:textId="2C4BD578">
      <w:pPr>
        <w:pStyle w:val="1"/>
        <w:widowControl w:val="0"/>
        <w:tabs>
          <w:tab w:val="left" w:leader="none" w:pos="187"/>
        </w:tabs>
        <w:spacing w:before="0" w:beforeAutospacing="off" w:after="60" w:afterAutospacing="off" w:line="259" w:lineRule="auto"/>
        <w:ind w:left="0" w:right="0" w:firstLine="720"/>
        <w:jc w:val="both"/>
      </w:pPr>
    </w:p>
    <w:p w:rsidR="3EEDDA0C" w:rsidP="3EEDDA0C" w:rsidRDefault="3EEDDA0C" w14:paraId="4C39DED4" w14:textId="2DB3FA3C">
      <w:pPr>
        <w:pStyle w:val="1"/>
        <w:widowControl w:val="0"/>
        <w:tabs>
          <w:tab w:val="left" w:leader="none" w:pos="187"/>
        </w:tabs>
        <w:bidi w:val="0"/>
        <w:spacing w:before="0" w:beforeAutospacing="off" w:after="60" w:afterAutospacing="off" w:line="259" w:lineRule="auto"/>
        <w:ind w:left="0" w:right="0" w:firstLine="720"/>
        <w:jc w:val="both"/>
      </w:pPr>
      <w:r w:rsidR="3EEDDA0C">
        <w:rPr/>
        <w:t xml:space="preserve">It is essential to acknowledge that, while there are minor differences in fidelities (see Fig. 8) and quantum repeater verification results (see Fig. 7), these differences hold limited statistical significance within the scope of our study. The main insight derived from this analysis is that we achieve nearly identical results from our purification protocols, regardless of the specific strategy employed. The pre-and-post swap strategy offers only a slight advantage, which can be attributed to its unique capability to purify both the incoming generated EPR pairs from a source and the post-entanglement swap pairs. This gives it an efficient purification circuit design that strikingly balances between addressing initialization or loss errors (arising from imperfect raw Bell pairs) and operational errors arising from imperfect local operations [11]. Furthermore, as compared to the repeated post-swap strategy, the pre-and-post swap strategy necessitates purification only once. Repeated purification as we have seen fails to any additional improvements and only increases circuit complexity, overhead and the likelihood of contributing to additional errors due to imperfect local operations [11]. </w:t>
      </w:r>
    </w:p>
    <w:p w:rsidR="3EEDDA0C" w:rsidP="5AF6DF62" w:rsidRDefault="3EEDDA0C" w14:paraId="7A0AA5FC" w14:textId="512BFD2B">
      <w:pPr>
        <w:pStyle w:val="1"/>
        <w:widowControl w:val="0"/>
        <w:suppressLineNumbers w:val="0"/>
        <w:tabs>
          <w:tab w:val="left" w:leader="none" w:pos="187"/>
        </w:tabs>
        <w:spacing w:before="0" w:beforeAutospacing="off" w:after="60" w:afterAutospacing="off" w:line="259" w:lineRule="auto"/>
        <w:ind w:left="0" w:right="0" w:firstLine="720"/>
        <w:jc w:val="both"/>
      </w:pPr>
      <w:r w:rsidR="5AF6DF62">
        <w:rPr/>
        <w:t xml:space="preserve">We get insights into the importance of selecting </w:t>
      </w:r>
      <w:r w:rsidR="5AF6DF62">
        <w:rPr/>
        <w:t>an appropriate purification</w:t>
      </w:r>
      <w:r w:rsidR="5AF6DF62">
        <w:rPr/>
        <w:t xml:space="preserve"> strategy based on the employed protocol. We </w:t>
      </w:r>
      <w:r w:rsidR="5AF6DF62">
        <w:rPr/>
        <w:t>anticipate</w:t>
      </w:r>
      <w:r w:rsidR="5AF6DF62">
        <w:rPr/>
        <w:t xml:space="preserve"> substantial differences arising when we consider a broader and diverse array of purification protocols and strategies beyond what has been explored in this study. Further investigations into the scalability and adaptability of these strategies will be crucial for the continued development of quantum repeater systems.</w:t>
      </w:r>
    </w:p>
    <w:p w:rsidR="3731BB75" w:rsidP="3731BB75" w:rsidRDefault="3731BB75" w14:paraId="3BE05B89" w14:textId="33AE3ABA">
      <w:pPr>
        <w:pStyle w:val="33"/>
        <w:widowControl w:val="0"/>
        <w:tabs>
          <w:tab w:val="left" w:leader="none" w:pos="187"/>
        </w:tabs>
        <w:spacing w:before="240" w:after="60"/>
        <w:rPr>
          <w:b w:val="1"/>
          <w:bCs w:val="1"/>
          <w:i w:val="1"/>
          <w:iCs w:val="1"/>
        </w:rPr>
      </w:pPr>
      <w:r w:rsidRPr="3731BB75" w:rsidR="3731BB75">
        <w:rPr>
          <w:b w:val="1"/>
          <w:bCs w:val="1"/>
          <w:i w:val="1"/>
          <w:iCs w:val="1"/>
        </w:rPr>
        <w:t>3.3 Purification Optimization Scheme</w:t>
      </w:r>
    </w:p>
    <w:p w:rsidR="3731BB75" w:rsidP="3731BB75" w:rsidRDefault="3731BB75" w14:paraId="56E5A131" w14:textId="55086E2D">
      <w:pPr>
        <w:pStyle w:val="33"/>
        <w:widowControl w:val="0"/>
        <w:tabs>
          <w:tab w:val="left" w:leader="none" w:pos="187"/>
        </w:tabs>
        <w:spacing w:before="0" w:after="60"/>
        <w:ind w:firstLine="440" w:firstLineChars="200"/>
      </w:pPr>
      <w:r w:rsidR="4DD406CB">
        <w:rPr/>
        <w:t>The</w:t>
      </w:r>
      <w:r w:rsidR="4DD406CB">
        <w:rPr/>
        <w:t xml:space="preserve"> purification circuits underwent two levels of optimization - a light optimization scheme and a heavy optimization scheme. The IBM </w:t>
      </w:r>
      <w:r w:rsidR="4DD406CB">
        <w:rPr/>
        <w:t>Qiskit</w:t>
      </w:r>
      <w:r w:rsidR="4DD406CB">
        <w:rPr/>
        <w:t xml:space="preserve"> </w:t>
      </w:r>
      <w:r w:rsidR="4DD406CB">
        <w:rPr/>
        <w:t>transpiler</w:t>
      </w:r>
      <w:r w:rsidR="4DD406CB">
        <w:rPr/>
        <w:t xml:space="preserve"> </w:t>
      </w:r>
      <w:r w:rsidR="4DD406CB">
        <w:rPr/>
        <w:t>is responsible for</w:t>
      </w:r>
      <w:r w:rsidR="4DD406CB">
        <w:rPr/>
        <w:t xml:space="preserve"> the optimization levels used. The purification optimization scheme was carried out for all purification strategies tested out earlier using the two major purification protocols - Bennett's and Deutsch's protocols.</w:t>
      </w:r>
    </w:p>
    <w:p w:rsidR="3731BB75" w:rsidP="3EEDDA0C" w:rsidRDefault="3731BB75" w14:paraId="11DDB6E2" w14:textId="07EF63C8">
      <w:pPr>
        <w:pStyle w:val="33"/>
        <w:widowControl w:val="0"/>
        <w:tabs>
          <w:tab w:val="left" w:leader="none" w:pos="187"/>
        </w:tabs>
        <w:spacing w:before="0" w:after="60"/>
        <w:ind w:firstLine="440" w:firstLineChars="200"/>
        <w:jc w:val="both"/>
        <w:rPr>
          <w:ins w:author="Karoki Mũgambi" w:date="2023-10-23T00:07:56.081Z" w:id="1122345188"/>
        </w:rPr>
      </w:pPr>
      <w:r w:rsidR="3EEDDA0C">
        <w:rPr/>
        <w:t xml:space="preserve">For each of the </w:t>
      </w:r>
      <w:ins w:author="Karoki Mũgambi" w:date="2023-10-18T15:20:31.84Z" w:id="1220004674">
        <w:r w:rsidR="3EEDDA0C">
          <w:t>three</w:t>
        </w:r>
      </w:ins>
      <w:del w:author="Karoki Mũgambi" w:date="2023-10-18T15:20:30.839Z" w:id="1105807934">
        <w:r w:rsidDel="3EEDDA0C">
          <w:delText>4</w:delText>
        </w:r>
      </w:del>
      <w:r w:rsidR="3EEDDA0C">
        <w:rPr/>
        <w:t xml:space="preserve"> purification strategies, the circuit would first implement Deutsch's purification protocol starting with light optimization then the execution would be repeated using heavy optimization, followed by Bennett's purification protocol with both the light and heavy optimization schemes. There were 20 independent measurement results obtained from 20 iterations of the circuit runs per purification strategy. The probabilities were then averaged for each purification strategy to get the estimate of the true probability. Those results were then used for each purification strategy, in finding the difference between Deutsch's and Bennett's estimate of probability under the light optimization scheme then the heavy optimization scheme before plotting them as is in Fig. </w:t>
      </w:r>
      <w:ins w:author="Karoki Mũgambi" w:date="2023-10-18T21:32:35.918Z" w:id="149113973">
        <w:r w:rsidR="3EEDDA0C">
          <w:t>9</w:t>
        </w:r>
      </w:ins>
      <w:del w:author="Karoki Mũgambi" w:date="2023-10-18T21:32:35.26Z" w:id="1504631365">
        <w:r w:rsidDel="3EEDDA0C">
          <w:delText>10</w:delText>
        </w:r>
      </w:del>
      <w:r w:rsidR="3EEDDA0C">
        <w:rPr/>
        <w:t>. The differences were plotted as percentages.</w:t>
      </w:r>
      <w:ins w:author="Karoki Mũgambi" w:date="2023-10-23T00:07:55.825Z" w:id="1234896345">
        <w:r w:rsidR="3EEDDA0C">
          <w:t xml:space="preserve"> </w:t>
        </w:r>
      </w:ins>
    </w:p>
    <w:p w:rsidR="5AF6DF62" w:rsidP="5AF6DF62" w:rsidRDefault="5AF6DF62" w14:paraId="4FB9330E" w14:textId="185D728D">
      <w:pPr>
        <w:pStyle w:val="33"/>
        <w:widowControl w:val="0"/>
        <w:tabs>
          <w:tab w:val="left" w:leader="none" w:pos="187"/>
        </w:tabs>
        <w:spacing w:before="0" w:after="60"/>
        <w:ind w:firstLine="440" w:firstLineChars="200"/>
        <w:jc w:val="both"/>
      </w:pPr>
      <w:ins w:author="Karoki Mũgambi" w:date="2023-10-23T00:08:19.111Z" w:id="1174401370">
        <w:r w:rsidR="5AF6DF62">
          <w:t xml:space="preserve">The classical bits </w:t>
        </w:r>
        <w:r w:rsidR="5AF6DF62">
          <w:t>represent</w:t>
        </w:r>
        <w:r w:rsidR="5AF6DF62">
          <w:t xml:space="preserve"> the classical states that can be measured by Alice and Bob at the end of the communication channel. The lower the percentage values, the less the distinction in the measurement outcomes between Deutsch's and Bennett's purification protocol when executed under the indicated optimization scheme. The near zero percentage values imply a convergence in the measurement results, suggesting a similarity in the efficacy of the purification protocols.</w:t>
        </w:r>
      </w:ins>
    </w:p>
    <w:p w:rsidR="5AF6DF62" w:rsidP="5AF6DF62" w:rsidRDefault="5AF6DF62" w14:paraId="17535103" w14:textId="2D3EFE54">
      <w:pPr>
        <w:pStyle w:val="33"/>
        <w:widowControl w:val="0"/>
        <w:tabs>
          <w:tab w:val="left" w:leader="none" w:pos="187"/>
        </w:tabs>
        <w:spacing w:before="0" w:after="60"/>
        <w:ind w:firstLine="440" w:firstLineChars="200"/>
        <w:jc w:val="both"/>
      </w:pPr>
    </w:p>
    <w:p w:rsidR="5AF6DF62" w:rsidP="5AF6DF62" w:rsidRDefault="5AF6DF62" w14:paraId="02B0D2BA" w14:textId="07C7689F">
      <w:pPr>
        <w:pStyle w:val="33"/>
        <w:widowControl w:val="0"/>
        <w:tabs>
          <w:tab w:val="left" w:leader="none" w:pos="187"/>
        </w:tabs>
        <w:spacing w:before="0" w:after="60"/>
        <w:ind w:firstLine="440" w:firstLineChars="200"/>
        <w:jc w:val="both"/>
        <w:rPr>
          <w:del w:author="Karoki Mũgambi" w:date="2023-10-23T00:07:59.349Z" w:id="1110660417"/>
        </w:rPr>
      </w:pPr>
    </w:p>
    <w:p w:rsidR="4DD406CB" w:rsidP="103E5368" w:rsidRDefault="4DD406CB" w14:paraId="21E9B4DA" w14:textId="35DC6412">
      <w:pPr>
        <w:pStyle w:val="33"/>
        <w:widowControl w:val="0"/>
        <w:suppressLineNumbers w:val="0"/>
        <w:tabs>
          <w:tab w:val="left" w:leader="none" w:pos="187"/>
        </w:tabs>
        <w:spacing w:before="0" w:beforeLines="100" w:after="60"/>
        <w:ind w:firstLine="440" w:firstLineChars="200"/>
        <w:rPr>
          <w:del w:author="Karoki Mũgambi" w:date="2023-10-23T00:08:32.917Z" w:id="1079803813"/>
        </w:rPr>
      </w:pPr>
      <w:del w:author="Karoki Mũgambi" w:date="2023-10-23T00:08:32.918Z" w:id="1732076088">
        <w:r w:rsidDel="796DD14A">
          <w:delText xml:space="preserve">The classical bits </w:delText>
        </w:r>
        <w:r w:rsidDel="796DD14A">
          <w:delText>represent</w:delText>
        </w:r>
        <w:r w:rsidDel="796DD14A">
          <w:delText xml:space="preserve"> the classical states that can be measured by Alice and Bob at the end of the communication channel. The lower the percentage values, the </w:delText>
        </w:r>
        <w:r w:rsidDel="796DD14A">
          <w:delText xml:space="preserve">lower the difference in the measurement </w:delText>
        </w:r>
        <w:r w:rsidDel="796DD14A">
          <w:delText xml:space="preserve">results between Deutsch's and Bennett's purification protocol </w:delText>
        </w:r>
        <w:r w:rsidDel="796DD14A">
          <w:delText>executed under the indicated optimization scheme.</w:delText>
        </w:r>
      </w:del>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890"/>
        <w:gridCol w:w="4890"/>
      </w:tblGrid>
      <w:tr w:rsidR="58C8ADC6" w:rsidTr="410E6905" w14:paraId="77E364DF">
        <w:trPr>
          <w:trHeight w:val="300"/>
        </w:trPr>
        <w:tc>
          <w:tcPr>
            <w:tcW w:w="4890" w:type="dxa"/>
            <w:tcMar/>
          </w:tcPr>
          <w:p w:rsidR="58C8ADC6" w:rsidP="58C8ADC6" w:rsidRDefault="58C8ADC6" w14:paraId="1F5B4C8A" w14:textId="00914003">
            <w:pPr>
              <w:pStyle w:val="1"/>
              <w:keepNext w:val="0"/>
              <w:widowControl w:val="0"/>
              <w:tabs>
                <w:tab w:val="left" w:leader="none" w:pos="187"/>
              </w:tabs>
              <w:bidi w:val="0"/>
              <w:spacing w:before="120" w:beforeLines="50" w:after="60"/>
              <w:jc w:val="center"/>
            </w:pPr>
            <w:del w:author="Karoki Mũgambi" w:date="2023-10-18T21:39:38.243Z" w:id="219285973">
              <w:r>
                <w:drawing>
                  <wp:inline wp14:editId="4ED5B282" wp14:anchorId="7CA48C00">
                    <wp:extent cx="2976372" cy="1984248"/>
                    <wp:effectExtent l="0" t="0" r="0" b="0"/>
                    <wp:docPr id="665871260" name="" title=""/>
                    <wp:cNvGraphicFramePr>
                      <a:graphicFrameLocks noChangeAspect="1"/>
                    </wp:cNvGraphicFramePr>
                    <a:graphic>
                      <a:graphicData uri="http://schemas.openxmlformats.org/drawingml/2006/picture">
                        <pic:pic>
                          <pic:nvPicPr>
                            <pic:cNvPr id="0" name=""/>
                            <pic:cNvPicPr/>
                          </pic:nvPicPr>
                          <pic:blipFill>
                            <a:blip r:embed="Ra208a4a9408f4e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del>
            <w:ins w:author="Karoki Mũgambi" w:date="2023-10-18T21:39:38.37Z" w:id="1653869381">
              <w:r>
                <w:drawing>
                  <wp:inline wp14:editId="64F537D3" wp14:anchorId="51A39A3C">
                    <wp:extent cx="2971800" cy="2228850"/>
                    <wp:effectExtent l="0" t="0" r="0" b="0"/>
                    <wp:docPr id="515578997" name="" title=""/>
                    <wp:cNvGraphicFramePr>
                      <a:graphicFrameLocks noChangeAspect="1"/>
                    </wp:cNvGraphicFramePr>
                    <a:graphic>
                      <a:graphicData uri="http://schemas.openxmlformats.org/drawingml/2006/picture">
                        <pic:pic>
                          <pic:nvPicPr>
                            <pic:cNvPr id="0" name=""/>
                            <pic:cNvPicPr/>
                          </pic:nvPicPr>
                          <pic:blipFill>
                            <a:blip r:embed="R87b86162910546e8">
                              <a:extLst>
                                <a:ext xmlns:a="http://schemas.openxmlformats.org/drawingml/2006/main" uri="{28A0092B-C50C-407E-A947-70E740481C1C}">
                                  <a14:useLocalDpi val="0"/>
                                </a:ext>
                              </a:extLst>
                            </a:blip>
                            <a:stretch>
                              <a:fillRect/>
                            </a:stretch>
                          </pic:blipFill>
                          <pic:spPr>
                            <a:xfrm>
                              <a:off x="0" y="0"/>
                              <a:ext cx="2971800" cy="2228850"/>
                            </a:xfrm>
                            <a:prstGeom prst="rect">
                              <a:avLst/>
                            </a:prstGeom>
                          </pic:spPr>
                        </pic:pic>
                      </a:graphicData>
                    </a:graphic>
                  </wp:inline>
                </w:drawing>
              </w:r>
            </w:ins>
          </w:p>
          <w:p w:rsidR="58C8ADC6" w:rsidP="38A18699" w:rsidRDefault="58C8ADC6" w14:paraId="740E7073" w14:textId="45CB32CF">
            <w:pPr>
              <w:pStyle w:val="1"/>
              <w:suppressLineNumbers w:val="0"/>
              <w:bidi w:val="0"/>
              <w:spacing w:before="0" w:beforeAutospacing="off" w:after="60" w:afterAutospacing="off" w:line="24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Change w:author="Karoki Mũgambi" w:date="2023-10-18T21:07:24.528Z">
                <w:pPr>
                  <w:pStyle w:val="1"/>
                  <w:bidi w:val="0"/>
                  <w:jc w:val="center"/>
                </w:pPr>
              </w:pPrChange>
            </w:pPr>
            <w:del w:author="Karoki Mũgambi" w:date="2023-10-18T21:07:04.038Z" w:id="899764956">
              <w:r w:rsidRPr="38A18699" w:rsidDel="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Figure 1</w:delText>
              </w:r>
            </w:del>
            <w:ins w:author="Karoki Mũgambi" w:date="2023-10-18T21:07:04.04Z" w:id="179581921">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(a)</w:t>
              </w:r>
            </w:ins>
            <w:ins w:author="Karoki Mũgambi" w:date="2023-10-18T21:07:32.513Z" w:id="967392372">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38A18699" w:rsidR="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ins>
            <w:ins w:author="Karoki Mũgambi" w:date="2023-10-18T21:08:48.689Z" w:id="1515133344">
              <w:r w:rsidRPr="38A18699" w:rsidR="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Post swap</w:t>
              </w:r>
            </w:ins>
          </w:p>
        </w:tc>
        <w:tc>
          <w:tcPr>
            <w:tcW w:w="4890" w:type="dxa"/>
            <w:tcMar/>
          </w:tcPr>
          <w:p w:rsidR="58C8ADC6" w:rsidP="58C8ADC6" w:rsidRDefault="58C8ADC6" w14:paraId="6485FD51" w14:textId="199FB56F">
            <w:pPr>
              <w:pStyle w:val="1"/>
              <w:keepNext w:val="0"/>
              <w:widowControl w:val="0"/>
              <w:tabs>
                <w:tab w:val="left" w:leader="none" w:pos="187"/>
              </w:tabs>
              <w:bidi w:val="0"/>
              <w:spacing w:before="120" w:beforeLines="50" w:after="60"/>
              <w:jc w:val="center"/>
            </w:pPr>
            <w:del w:author="Karoki Mũgambi" w:date="2023-10-18T21:40:07.881Z" w:id="388401563">
              <w:r>
                <w:drawing>
                  <wp:inline wp14:editId="47B092DA" wp14:anchorId="6F994400">
                    <wp:extent cx="2976372" cy="1984248"/>
                    <wp:effectExtent l="0" t="0" r="0" b="0"/>
                    <wp:docPr id="1613356294" name="" title=""/>
                    <wp:cNvGraphicFramePr>
                      <a:graphicFrameLocks noChangeAspect="1"/>
                    </wp:cNvGraphicFramePr>
                    <a:graphic>
                      <a:graphicData uri="http://schemas.openxmlformats.org/drawingml/2006/picture">
                        <pic:pic>
                          <pic:nvPicPr>
                            <pic:cNvPr id="0" name=""/>
                            <pic:cNvPicPr/>
                          </pic:nvPicPr>
                          <pic:blipFill>
                            <a:blip r:embed="Rc9737a908415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del>
            <w:ins w:author="Karoki Mũgambi" w:date="2023-10-18T21:40:07.97Z" w:id="1863603595">
              <w:r>
                <w:drawing>
                  <wp:inline wp14:editId="59847602" wp14:anchorId="6A3CFC3D">
                    <wp:extent cx="2971800" cy="2228850"/>
                    <wp:effectExtent l="0" t="0" r="0" b="0"/>
                    <wp:docPr id="975531038" name="" title=""/>
                    <wp:cNvGraphicFramePr>
                      <a:graphicFrameLocks noChangeAspect="1"/>
                    </wp:cNvGraphicFramePr>
                    <a:graphic>
                      <a:graphicData uri="http://schemas.openxmlformats.org/drawingml/2006/picture">
                        <pic:pic>
                          <pic:nvPicPr>
                            <pic:cNvPr id="0" name=""/>
                            <pic:cNvPicPr/>
                          </pic:nvPicPr>
                          <pic:blipFill>
                            <a:blip r:embed="Re569a7ce89d0437d">
                              <a:extLst>
                                <a:ext xmlns:a="http://schemas.openxmlformats.org/drawingml/2006/main" uri="{28A0092B-C50C-407E-A947-70E740481C1C}">
                                  <a14:useLocalDpi val="0"/>
                                </a:ext>
                              </a:extLst>
                            </a:blip>
                            <a:stretch>
                              <a:fillRect/>
                            </a:stretch>
                          </pic:blipFill>
                          <pic:spPr>
                            <a:xfrm>
                              <a:off x="0" y="0"/>
                              <a:ext cx="2971800" cy="2228850"/>
                            </a:xfrm>
                            <a:prstGeom prst="rect">
                              <a:avLst/>
                            </a:prstGeom>
                          </pic:spPr>
                        </pic:pic>
                      </a:graphicData>
                    </a:graphic>
                  </wp:inline>
                </w:drawing>
              </w:r>
            </w:ins>
          </w:p>
          <w:p w:rsidR="58C8ADC6" w:rsidP="58C8ADC6" w:rsidRDefault="58C8ADC6" w14:paraId="4C2D987F" w14:textId="41A987C6">
            <w:pPr>
              <w:pStyle w:val="1"/>
              <w:bidi w:val="0"/>
              <w:jc w:val="center"/>
            </w:pPr>
            <w:del w:author="Karoki Mũgambi" w:date="2023-10-18T21:07:47.53Z" w:id="443361913">
              <w:r w:rsidRPr="38A18699" w:rsidDel="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Fi</w:delText>
              </w:r>
            </w:del>
            <w:ins w:author="Karoki Mũgambi" w:date="2023-10-18T21:07:44.987Z" w:id="737049778">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(b)</w:t>
              </w:r>
            </w:ins>
            <w:del w:author="Karoki Mũgambi" w:date="2023-10-18T21:07:57.975Z" w:id="6326150">
              <w:r w:rsidRPr="38A18699" w:rsidDel="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gure 1:</w:delText>
              </w:r>
            </w:del>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del w:author="Karoki Mũgambi" w:date="2023-10-18T21:08:13.983Z" w:id="1668231613">
              <w:r w:rsidRPr="38A18699" w:rsidDel="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S</w:delText>
              </w:r>
            </w:del>
            <w:ins w:author="Karoki Mũgambi" w:date="2023-10-18T21:08:07.229Z" w:id="1991763997">
              <w:r w:rsidRPr="38A18699" w:rsidR="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Pre-and-post swap</w:t>
              </w:r>
            </w:ins>
            <w:del w:author="Karoki Mũgambi" w:date="2023-10-18T21:08:10.927Z" w:id="887681054">
              <w:r w:rsidRPr="38A18699" w:rsidDel="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ome function</w:delText>
              </w:r>
            </w:del>
          </w:p>
        </w:tc>
      </w:tr>
    </w:tbl>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58C8ADC6" w:rsidTr="410E6905" w14:paraId="5696446B">
        <w:trPr>
          <w:trHeight w:val="300"/>
        </w:trPr>
        <w:tc>
          <w:tcPr>
            <w:tcW w:w="9360" w:type="dxa"/>
            <w:tcMar/>
          </w:tcPr>
          <w:p w:rsidR="58C8ADC6" w:rsidP="58C8ADC6" w:rsidRDefault="58C8ADC6" w14:paraId="1CB67467" w14:textId="2571D8E9">
            <w:pPr>
              <w:pStyle w:val="1"/>
              <w:keepNext w:val="0"/>
              <w:widowControl w:val="0"/>
              <w:tabs>
                <w:tab w:val="left" w:leader="none" w:pos="187"/>
              </w:tabs>
              <w:bidi w:val="0"/>
              <w:spacing w:before="120" w:beforeLines="50" w:after="60"/>
              <w:jc w:val="center"/>
            </w:pPr>
            <w:del w:author="Karoki Mũgambi" w:date="2023-10-18T21:41:05.062Z" w:id="731367141">
              <w:r>
                <w:drawing>
                  <wp:inline wp14:editId="4869C5C7" wp14:anchorId="0760C5E1">
                    <wp:extent cx="2976372" cy="1984248"/>
                    <wp:effectExtent l="0" t="0" r="0" b="0"/>
                    <wp:docPr id="2034772386" name="" title=""/>
                    <wp:cNvGraphicFramePr>
                      <a:graphicFrameLocks noChangeAspect="1"/>
                    </wp:cNvGraphicFramePr>
                    <a:graphic>
                      <a:graphicData uri="http://schemas.openxmlformats.org/drawingml/2006/picture">
                        <pic:pic>
                          <pic:nvPicPr>
                            <pic:cNvPr id="0" name=""/>
                            <pic:cNvPicPr/>
                          </pic:nvPicPr>
                          <pic:blipFill>
                            <a:blip r:embed="R6272a3c7b87643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del>
            <w:ins w:author="Karoki Mũgambi" w:date="2023-10-18T21:41:05.129Z" w:id="227457463">
              <w:r>
                <w:drawing>
                  <wp:inline wp14:editId="2F09F8CE" wp14:anchorId="41A276BB">
                    <wp:extent cx="2974848" cy="2231136"/>
                    <wp:effectExtent l="0" t="0" r="0" b="0"/>
                    <wp:docPr id="1248448313" name="" title=""/>
                    <wp:cNvGraphicFramePr>
                      <a:graphicFrameLocks noChangeAspect="1"/>
                    </wp:cNvGraphicFramePr>
                    <a:graphic>
                      <a:graphicData uri="http://schemas.openxmlformats.org/drawingml/2006/picture">
                        <pic:pic>
                          <pic:nvPicPr>
                            <pic:cNvPr id="0" name=""/>
                            <pic:cNvPicPr/>
                          </pic:nvPicPr>
                          <pic:blipFill>
                            <a:blip r:embed="R14c89447bd954812">
                              <a:extLst>
                                <a:ext xmlns:a="http://schemas.openxmlformats.org/drawingml/2006/main" uri="{28A0092B-C50C-407E-A947-70E740481C1C}">
                                  <a14:useLocalDpi val="0"/>
                                </a:ext>
                              </a:extLst>
                            </a:blip>
                            <a:stretch>
                              <a:fillRect/>
                            </a:stretch>
                          </pic:blipFill>
                          <pic:spPr>
                            <a:xfrm>
                              <a:off x="0" y="0"/>
                              <a:ext cx="2974848" cy="2231136"/>
                            </a:xfrm>
                            <a:prstGeom prst="rect">
                              <a:avLst/>
                            </a:prstGeom>
                          </pic:spPr>
                        </pic:pic>
                      </a:graphicData>
                    </a:graphic>
                  </wp:inline>
                </w:drawing>
              </w:r>
            </w:ins>
          </w:p>
          <w:p w:rsidR="58C8ADC6" w:rsidP="58C8ADC6" w:rsidRDefault="58C8ADC6" w14:paraId="5CF98CEF" w14:textId="5877AA69">
            <w:pPr>
              <w:pStyle w:val="1"/>
              <w:bidi w:val="0"/>
              <w:jc w:val="center"/>
              <w:rPr>
                <w:ins w:author="Karoki Mũgambi" w:date="2023-10-18T21:10:25.507Z" w:id="1429626448"/>
              </w:rPr>
            </w:pPr>
            <w:del w:author="Karoki Mũgambi" w:date="2023-10-18T21:08:38.509Z" w:id="535475544">
              <w:r w:rsidRPr="38A18699" w:rsidDel="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F</w:delText>
              </w:r>
            </w:del>
            <w:ins w:author="Karoki Mũgambi" w:date="2023-10-18T21:08:36.049Z" w:id="1908923357">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w:t>
              </w:r>
            </w:ins>
            <w:del w:author="Karoki Mũgambi" w:date="2023-10-18T21:08:32.989Z" w:id="1621531659">
              <w:r w:rsidRPr="38A18699" w:rsidDel="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igure 1:</w:delText>
              </w:r>
            </w:del>
            <w:r w:rsidRPr="38A18699" w:rsidR="38A1869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del w:author="Karoki Mũgambi" w:date="2023-10-18T21:08:30.765Z" w:id="911485080">
              <w:r w:rsidRPr="38A18699" w:rsidDel="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S</w:delText>
              </w:r>
            </w:del>
            <w:ins w:author="Karoki Mũgambi" w:date="2023-10-18T21:08:23.892Z" w:id="1434279364">
              <w:r w:rsidRPr="38A18699" w:rsidR="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Repeated post swap</w:t>
              </w:r>
            </w:ins>
            <w:del w:author="Karoki Mũgambi" w:date="2023-10-18T21:08:27.116Z" w:id="220513942">
              <w:r w:rsidRPr="38A18699" w:rsidDel="38A1869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ome function</w:delText>
              </w:r>
            </w:del>
          </w:p>
          <w:p w:rsidR="58C8ADC6" w:rsidP="38A18699" w:rsidRDefault="58C8ADC6" w14:paraId="0C56CCC4" w14:textId="30E7E35D">
            <w:pPr>
              <w:pStyle w:val="1"/>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c>
      </w:tr>
    </w:tbl>
    <w:p w:rsidR="4DD406CB" w:rsidP="103E5368" w:rsidRDefault="4DD406CB" w14:paraId="2364733E" w14:textId="5C5392B5">
      <w:pPr>
        <w:pStyle w:val="1"/>
        <w:keepNext w:val="0"/>
        <w:widowControl w:val="0"/>
        <w:suppressLineNumbers w:val="0"/>
        <w:tabs>
          <w:tab w:val="left" w:leader="none" w:pos="187"/>
        </w:tabs>
        <w:spacing w:before="0" w:beforeLines="100" w:beforeAutospacing="off" w:after="60" w:afterAutospacing="off" w:line="259" w:lineRule="auto"/>
        <w:ind/>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103E5368" w:rsidR="103E536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w:t>
      </w:r>
      <w:ins w:author="Karoki Mũgambi" w:date="2023-10-18T21:21:08.473Z" w:id="13995442">
        <w:r w:rsidRPr="103E5368" w:rsidR="103E536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w:t>
        </w:r>
      </w:ins>
      <w:del w:author="Karoki Mũgambi" w:date="2023-10-18T21:09:54.792Z" w:id="958956365">
        <w:r w:rsidRPr="103E5368" w:rsidDel="103E536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delText>1</w:delText>
        </w:r>
      </w:del>
      <w:r w:rsidRPr="103E5368" w:rsidR="103E536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del w:author="Karoki Mũgambi" w:date="2023-10-18T21:09:02.313Z" w:id="809796632">
        <w:r w:rsidRPr="103E5368" w:rsidDel="103E536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Som</w:delText>
        </w:r>
      </w:del>
      <w:ins w:author="Karoki Mũgambi" w:date="2023-10-18T21:09:48.604Z" w:id="896827858">
        <w:r w:rsidRPr="103E5368" w:rsidR="103E536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results of experiments testing the differences of various purification protocols under different optimization schemes. The experiments were carried out for different purification strategies.</w:t>
        </w:r>
      </w:ins>
      <w:del w:author="Karoki Mũgambi" w:date="2023-10-18T21:08:57.864Z" w:id="344237851">
        <w:r w:rsidRPr="103E5368" w:rsidDel="103E536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delText>e functions</w:delText>
        </w:r>
      </w:del>
    </w:p>
    <w:p w:rsidR="4DD406CB" w:rsidP="103E5368" w:rsidRDefault="4DD406CB" w14:paraId="4C4C3550" w14:textId="7F80781F">
      <w:pPr>
        <w:pStyle w:val="1"/>
        <w:widowControl w:val="0"/>
        <w:suppressLineNumbers w:val="0"/>
        <w:tabs>
          <w:tab w:val="left" w:leader="none" w:pos="187"/>
        </w:tabs>
        <w:spacing w:before="240" w:beforeLines="100" w:beforeAutospacing="off" w:after="60" w:afterAutospacing="off" w:line="259"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103E5368">
        <w:rPr/>
        <w:t xml:space="preserve">The </w:t>
      </w:r>
      <w:r w:rsidR="103E5368">
        <w:rPr/>
        <w:t>results</w:t>
      </w:r>
      <w:r w:rsidR="103E5368">
        <w:rPr/>
        <w:t xml:space="preserve"> from this experiment </w:t>
      </w:r>
      <w:r w:rsidR="103E5368">
        <w:rPr/>
        <w:t>demonstrates</w:t>
      </w:r>
      <w:ins w:author="Karoki Mũgambi" w:date="2023-10-22T16:41:53.207Z" w:id="1055416491">
        <w:r w:rsidR="103E5368">
          <w:t xml:space="preserve"> and </w:t>
        </w:r>
        <w:r w:rsidR="103E5368">
          <w:t>provides</w:t>
        </w:r>
        <w:r w:rsidR="103E5368">
          <w:t xml:space="preserve"> compelling proof to confirm that despite the differences in experimental requirements and efficiencies, </w:t>
        </w:r>
      </w:ins>
      <w:del w:author="Karoki Mũgambi" w:date="2023-10-22T16:41:54.531Z" w:id="912326515">
        <w:r w:rsidDel="103E5368">
          <w:delText xml:space="preserve"> that </w:delText>
        </w:r>
      </w:del>
      <w:r w:rsidR="103E5368">
        <w:rPr/>
        <w:t xml:space="preserve">the choice of purification protocols used in this study have </w:t>
      </w:r>
      <w:ins w:author="Karoki Mũgambi" w:date="2023-10-22T16:43:41.419Z" w:id="581700370">
        <w:r w:rsidR="103E5368">
          <w:t>no significant</w:t>
        </w:r>
      </w:ins>
      <w:del w:author="Karoki Mũgambi" w:date="2023-10-22T16:43:48.509Z" w:id="560563552">
        <w:r w:rsidDel="103E5368">
          <w:delText>on average minimal</w:delText>
        </w:r>
      </w:del>
      <w:r w:rsidR="103E5368">
        <w:rPr/>
        <w:t xml:space="preserve"> impact on the overall purification optimization scheme employed in the purification circuits</w:t>
      </w:r>
      <w:ins w:author="Karoki Mũgambi" w:date="2023-10-22T16:44:06.378Z" w:id="818861122">
        <w:r w:rsidR="103E5368">
          <w:t xml:space="preserve"> [8]</w:t>
        </w:r>
      </w:ins>
      <w:r w:rsidR="103E5368">
        <w:rPr/>
        <w:t>. Further research can investigate incorporating more purification optimization schemes such as the discrete optimization algorithms approach that can generate efficient purification circuits said to outperform many other general-purpose purification protocols [11].</w:t>
      </w:r>
    </w:p>
    <w:p w:rsidR="4DD406CB" w:rsidP="5AF6DF62" w:rsidRDefault="4DD406CB" w14:paraId="6747702C" w14:textId="6192B41D">
      <w:pPr>
        <w:pStyle w:val="33"/>
        <w:widowControl w:val="0"/>
        <w:tabs>
          <w:tab w:val="left" w:leader="none" w:pos="187"/>
        </w:tabs>
        <w:bidi w:val="0"/>
        <w:spacing w:before="240" w:beforeLines="100" w:beforeAutospacing="off" w:after="60" w:afterAutospacing="off" w:line="259"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5AF6DF62" w:rsidR="5AF6DF62">
        <w:rPr>
          <w:b w:val="1"/>
          <w:bCs w:val="1"/>
        </w:rPr>
        <w:t>4 Conclusions</w:t>
      </w:r>
    </w:p>
    <w:p w:rsidR="4DD406CB" w:rsidP="5AF6DF62" w:rsidRDefault="4DD406CB" w14:paraId="2A9A6FB9" w14:textId="32A647AD">
      <w:pPr>
        <w:pStyle w:val="33"/>
        <w:widowControl w:val="0"/>
        <w:tabs>
          <w:tab w:val="left" w:leader="none" w:pos="187"/>
        </w:tabs>
        <w:spacing w:before="0" w:beforeLines="100" w:beforeAutospacing="off" w:after="60" w:afterAutospacing="off" w:line="259" w:lineRule="auto"/>
        <w:ind w:firstLine="440" w:firstLineChars="200"/>
        <w:jc w:val="both"/>
      </w:pPr>
      <w:ins w:author="Karoki Mũgambi" w:date="2023-10-18T12:01:49.111Z" w:id="1456492648">
        <w:r w:rsidR="5AF6DF62">
          <w:t>T</w:t>
        </w:r>
      </w:ins>
      <w:del w:author="Karoki Mũgambi" w:date="2023-10-18T12:01:44.881Z" w:id="79056632">
        <w:r w:rsidDel="5AF6DF62">
          <w:delText>In t</w:delText>
        </w:r>
      </w:del>
      <w:r w:rsidR="5AF6DF62">
        <w:rPr/>
        <w:t>his study</w:t>
      </w:r>
      <w:ins w:author="Karoki Mũgambi" w:date="2023-10-22T22:44:24.136Z" w:id="1503665339">
        <w:r w:rsidR="5AF6DF62">
          <w:t xml:space="preserve"> has </w:t>
        </w:r>
      </w:ins>
      <w:del w:author="Karoki Mũgambi" w:date="2023-10-22T22:44:21.585Z" w:id="440989910">
        <w:r w:rsidDel="5AF6DF62">
          <w:delText xml:space="preserve">, </w:delText>
        </w:r>
      </w:del>
      <w:del w:author="Karoki Mũgambi" w:date="2023-10-18T12:02:32.215Z" w:id="574101245">
        <w:r w:rsidDel="5AF6DF62">
          <w:delText xml:space="preserve">we have </w:delText>
        </w:r>
      </w:del>
      <w:r w:rsidR="5AF6DF62">
        <w:rPr/>
        <w:t>present</w:t>
      </w:r>
      <w:ins w:author="Karoki Mũgambi" w:date="2023-10-22T22:44:26.555Z" w:id="91120964">
        <w:r w:rsidR="5AF6DF62">
          <w:t>ed</w:t>
        </w:r>
      </w:ins>
      <w:del w:author="Karoki Mũgambi" w:date="2023-10-18T12:04:37.531Z" w:id="1465126142">
        <w:r w:rsidDel="5AF6DF62">
          <w:delText>ed</w:delText>
        </w:r>
      </w:del>
      <w:r w:rsidR="5AF6DF62">
        <w:rPr/>
        <w:t xml:space="preserve"> a quantum repeater design setup and</w:t>
      </w:r>
      <w:ins w:author="Karoki Mũgambi" w:date="2023-10-22T22:45:20.159Z" w:id="1080391132">
        <w:r w:rsidR="5AF6DF62">
          <w:t xml:space="preserve"> its</w:t>
        </w:r>
      </w:ins>
      <w:r w:rsidR="5AF6DF62">
        <w:rPr/>
        <w:t xml:space="preserve"> implementation</w:t>
      </w:r>
      <w:ins w:author="Karoki Mũgambi" w:date="2023-10-22T22:45:28.636Z" w:id="1783486450">
        <w:r w:rsidR="5AF6DF62">
          <w:t>,</w:t>
        </w:r>
      </w:ins>
      <w:del w:author="Karoki Mũgambi" w:date="2023-10-22T22:45:26.468Z" w:id="1869186017">
        <w:r w:rsidDel="5AF6DF62">
          <w:delText xml:space="preserve"> that</w:delText>
        </w:r>
      </w:del>
      <w:r w:rsidR="5AF6DF62">
        <w:rPr/>
        <w:t xml:space="preserve"> </w:t>
      </w:r>
      <w:r w:rsidR="5AF6DF62">
        <w:rPr/>
        <w:t>provid</w:t>
      </w:r>
      <w:ins w:author="Karoki Mũgambi" w:date="2023-10-22T22:45:35.074Z" w:id="1259136043">
        <w:r w:rsidR="5AF6DF62">
          <w:t>ing</w:t>
        </w:r>
        <w:r w:rsidR="5AF6DF62">
          <w:t xml:space="preserve"> valuable</w:t>
        </w:r>
      </w:ins>
      <w:del w:author="Karoki Mũgambi" w:date="2023-10-22T22:45:31.303Z" w:id="1037987838">
        <w:r w:rsidDel="5AF6DF62">
          <w:delText>es</w:delText>
        </w:r>
      </w:del>
      <w:r w:rsidR="5AF6DF62">
        <w:rPr/>
        <w:t xml:space="preserve"> insight into</w:t>
      </w:r>
      <w:del w:author="Karoki Mũgambi" w:date="2023-10-22T22:45:46.544Z" w:id="1880324984">
        <w:r w:rsidDel="5AF6DF62">
          <w:delText xml:space="preserve"> </w:delText>
        </w:r>
        <w:r w:rsidDel="5AF6DF62">
          <w:delText>determining</w:delText>
        </w:r>
        <w:r w:rsidDel="5AF6DF62">
          <w:delText xml:space="preserve"> the </w:delText>
        </w:r>
        <w:r w:rsidDel="5AF6DF62">
          <w:delText>optimum</w:delText>
        </w:r>
        <w:r w:rsidDel="5AF6DF62">
          <w:delText xml:space="preserve"> strategy for conducting</w:delText>
        </w:r>
      </w:del>
      <w:r w:rsidR="5AF6DF62">
        <w:rPr/>
        <w:t xml:space="preserve"> entanglement purification. We have </w:t>
      </w:r>
      <w:r w:rsidR="5AF6DF62">
        <w:rPr/>
        <w:t>demonstrated</w:t>
      </w:r>
      <w:r w:rsidR="5AF6DF62">
        <w:rPr/>
        <w:t xml:space="preserve"> various entanglement purification strategies and their </w:t>
      </w:r>
      <w:r w:rsidR="5AF6DF62">
        <w:rPr/>
        <w:t>subsequent</w:t>
      </w:r>
      <w:r w:rsidR="5AF6DF62">
        <w:rPr/>
        <w:t xml:space="preserve"> circuit optimizations using the presented architecture. The research focused on investigating entanglement purification strategies and the impact of optimization schemes applied under two purification protocols, in the context of near-term quantum repeaters</w:t>
      </w:r>
      <w:ins w:author="Karoki Mũgambi" w:date="2023-10-18T15:16:59.928Z" w:id="1064079768">
        <w:r w:rsidR="5AF6DF62">
          <w:t xml:space="preserve"> [8]</w:t>
        </w:r>
      </w:ins>
      <w:r w:rsidR="5AF6DF62">
        <w:rPr/>
        <w:t>.</w:t>
      </w:r>
    </w:p>
    <w:p w:rsidR="4DD406CB" w:rsidP="5AF6DF62" w:rsidRDefault="4DD406CB" w14:paraId="6659A01B" w14:textId="1D35068C">
      <w:pPr>
        <w:pStyle w:val="33"/>
        <w:widowControl w:val="0"/>
        <w:tabs>
          <w:tab w:val="left" w:leader="none" w:pos="187"/>
        </w:tabs>
        <w:spacing w:before="0" w:beforeLines="100" w:beforeAutospacing="off" w:after="60" w:afterAutospacing="off" w:line="259" w:lineRule="auto"/>
        <w:ind w:firstLine="440" w:firstLineChars="200"/>
        <w:jc w:val="both"/>
      </w:pPr>
      <w:ins w:author="Karoki Mũgambi" w:date="2023-10-23T00:09:02.695Z" w:id="1571003796">
        <w:r w:rsidR="5AF6DF62">
          <w:t xml:space="preserve">Three distinct purification strategies were tested using Deutsch's purification protocol. The results consistently highlight the pre-and-post swap strategy as the most favourable approach in the scope of our studies, owing to its consistent high performance. Nonetheless, all strategies </w:t>
        </w:r>
        <w:r w:rsidR="5AF6DF62">
          <w:t>demonstrated</w:t>
        </w:r>
        <w:r w:rsidR="5AF6DF62">
          <w:t xml:space="preserve"> robustness and efficiency in preserving entanglement and </w:t>
        </w:r>
        <w:r w:rsidR="5AF6DF62">
          <w:t>optimizing</w:t>
        </w:r>
        <w:r w:rsidR="5AF6DF62">
          <w:t xml:space="preserve"> quantum communication. </w:t>
        </w:r>
      </w:ins>
    </w:p>
    <w:p w:rsidR="4DD406CB" w:rsidP="5AF6DF62" w:rsidRDefault="4DD406CB" w14:paraId="1963E78E" w14:textId="78A3D95C">
      <w:pPr>
        <w:pStyle w:val="33"/>
        <w:widowControl w:val="0"/>
        <w:tabs>
          <w:tab w:val="left" w:leader="none" w:pos="187"/>
        </w:tabs>
        <w:spacing w:before="0" w:beforeLines="100" w:beforeAutospacing="off" w:after="60" w:afterAutospacing="off" w:line="259" w:lineRule="auto"/>
        <w:ind w:firstLine="440" w:firstLineChars="200"/>
        <w:jc w:val="both"/>
      </w:pPr>
      <w:ins w:author="Karoki Mũgambi" w:date="2023-10-23T00:09:02.695Z" w:id="2053522987">
        <w:r w:rsidR="5AF6DF62">
          <w:t xml:space="preserve">Notably, the purification protocols yielded </w:t>
        </w:r>
        <w:r w:rsidR="5AF6DF62">
          <w:t>similar results</w:t>
        </w:r>
        <w:r w:rsidR="5AF6DF62">
          <w:t xml:space="preserve"> across various strategies employed in our study. Furthermore, the </w:t>
        </w:r>
        <w:r w:rsidR="5AF6DF62">
          <w:t>different levels</w:t>
        </w:r>
        <w:r w:rsidR="5AF6DF62">
          <w:t xml:space="preserve"> of optimization levels had minimal impact on the performance of the purification strategies. While the overall impact may be modest, specific purification strategies can indeed introduce variations in the optimization outcomes. The optimization schemes did not favour any of the employed purification protocols. </w:t>
        </w:r>
      </w:ins>
    </w:p>
    <w:p w:rsidR="4DD406CB" w:rsidP="5AF6DF62" w:rsidRDefault="4DD406CB" w14:paraId="0DDD9649" w14:textId="4FA27826">
      <w:pPr>
        <w:pStyle w:val="33"/>
        <w:widowControl w:val="0"/>
        <w:tabs>
          <w:tab w:val="left" w:leader="none" w:pos="187"/>
        </w:tabs>
        <w:spacing w:before="0" w:beforeLines="100" w:beforeAutospacing="off" w:after="60" w:afterAutospacing="off" w:line="259" w:lineRule="auto"/>
        <w:ind w:firstLine="440" w:firstLineChars="200"/>
        <w:jc w:val="both"/>
        <w:rPr>
          <w:ins w:author="Karoki Mũgambi" w:date="2023-10-23T00:08:41.998Z" w:id="1488510976"/>
        </w:rPr>
      </w:pPr>
      <w:ins w:author="Karoki Mũgambi" w:date="2023-10-23T00:09:02.695Z" w:id="27696319">
        <w:r w:rsidR="5AF6DF62">
          <w:t xml:space="preserve">This research underscores the significance of thoughtfully combining purification strategies and optimization approaches to achieve significant improvements in quantum repeater performance, </w:t>
        </w:r>
        <w:r w:rsidR="5AF6DF62">
          <w:t>ultimately enhancing</w:t>
        </w:r>
        <w:r w:rsidR="5AF6DF62">
          <w:t xml:space="preserve"> the efficiency of future practical quantum repeaters. We </w:t>
        </w:r>
        <w:r w:rsidR="5AF6DF62">
          <w:t>anticipate</w:t>
        </w:r>
        <w:r w:rsidR="5AF6DF62">
          <w:t xml:space="preserve"> continued research efforts aimed at enhancing the success rate of entanglement swapping. Operational errors and loss errors </w:t>
        </w:r>
        <w:r w:rsidR="5AF6DF62">
          <w:t>remain</w:t>
        </w:r>
        <w:r w:rsidR="5AF6DF62">
          <w:t xml:space="preserve"> persistent challenges in near-term quantum repeaters. It is </w:t>
        </w:r>
        <w:r w:rsidR="5AF6DF62">
          <w:t>evident</w:t>
        </w:r>
        <w:r w:rsidR="5AF6DF62">
          <w:t xml:space="preserve"> that operational errors and loss errors persist as challenges in near-term quantum repeaters. Therefore, ongoing efforts should be directed toward the continual improvement and refinement of purification protocols and strategies. Through these endeavours, the realization of a practical quantum repeater </w:t>
        </w:r>
        <w:r w:rsidR="5AF6DF62">
          <w:t>operating</w:t>
        </w:r>
        <w:r w:rsidR="5AF6DF62">
          <w:t xml:space="preserve"> in the NISQ era becomes an increasingly promising prospect.</w:t>
        </w:r>
      </w:ins>
    </w:p>
    <w:p w:rsidR="4DD406CB" w:rsidP="796DD14A" w:rsidRDefault="4DD406CB" w14:paraId="38AEC5F9" w14:textId="2DC4BFB8">
      <w:pPr>
        <w:pStyle w:val="1"/>
        <w:widowControl w:val="0"/>
        <w:tabs>
          <w:tab w:val="left" w:leader="none" w:pos="187"/>
        </w:tabs>
        <w:bidi w:val="0"/>
        <w:spacing w:before="0" w:beforeLines="100" w:beforeAutospacing="off" w:after="60" w:afterAutospacing="off" w:line="259" w:lineRule="auto"/>
        <w:ind w:left="0" w:right="0" w:firstLine="720"/>
        <w:jc w:val="both"/>
        <w:rPr>
          <w:del w:author="Karoki Mũgambi" w:date="2023-10-22T23:55:47.455Z" w:id="1777499963"/>
        </w:rPr>
      </w:pPr>
    </w:p>
    <w:p w:rsidR="4DD406CB" w:rsidP="796DD14A" w:rsidRDefault="4DD406CB" w14:paraId="4C7078F3" w14:textId="206B95FA">
      <w:pPr>
        <w:pStyle w:val="33"/>
        <w:widowControl w:val="0"/>
        <w:tabs>
          <w:tab w:val="left" w:leader="none" w:pos="187"/>
        </w:tabs>
        <w:bidi w:val="0"/>
        <w:spacing w:before="240" w:beforeLines="100" w:after="60"/>
        <w:ind/>
        <w:jc w:val="both"/>
        <w:rPr>
          <w:del w:author="Karoki Mũgambi" w:date="2023-10-23T00:09:01.016Z" w:id="631756713"/>
        </w:rPr>
      </w:pPr>
      <w:del w:author="Karoki Mũgambi" w:date="2023-10-23T00:09:01.017Z" w:id="1578738678">
        <w:r w:rsidDel="796DD14A">
          <w:delText>Three distinctpurification strategies were tested using Deutsch's purification protocol.consistently approach in the scope of our studies, owing topreserving</w:delText>
        </w:r>
      </w:del>
    </w:p>
    <w:p w:rsidR="4DD406CB" w:rsidP="796DD14A" w:rsidRDefault="4DD406CB" w14:paraId="1F10852F" w14:textId="42938A60">
      <w:pPr>
        <w:pStyle w:val="33"/>
        <w:widowControl w:val="0"/>
        <w:tabs>
          <w:tab w:val="left" w:leader="none" w:pos="187"/>
        </w:tabs>
        <w:bidi w:val="0"/>
        <w:spacing w:before="240" w:beforeLines="100" w:after="60"/>
        <w:ind/>
        <w:jc w:val="both"/>
        <w:rPr>
          <w:color w:val="000000" w:themeColor="text1" w:themeTint="FF" w:themeShade="FF"/>
        </w:rPr>
      </w:pPr>
      <w:del w:author="Karoki Mũgambi" w:date="2023-10-23T00:09:20.503Z" w:id="2031307464">
        <w:r w:rsidDel="796DD14A">
          <w:delText xml:space="preserve">the purification protocols yielded similar results across various strategies employed in our study. Furthermore, </w:delText>
        </w:r>
        <w:r w:rsidDel="796DD14A">
          <w:delText>different levels</w:delText>
        </w:r>
        <w:r w:rsidDel="796DD14A">
          <w:delText xml:space="preserve">of </w:delText>
        </w:r>
        <w:r w:rsidDel="796DD14A">
          <w:delText>While the overall impact</w:delText>
        </w:r>
        <w:r w:rsidDel="796DD14A">
          <w:delText>id not</w:delText>
        </w:r>
      </w:del>
      <w:r w:rsidRPr="796DD14A" w:rsidR="796DD14A">
        <w:rPr>
          <w:b w:val="1"/>
          <w:bCs w:val="1"/>
          <w:color w:val="000000" w:themeColor="text1" w:themeTint="FF" w:themeShade="FF"/>
        </w:rPr>
        <w:t xml:space="preserve">Funding Statement: </w:t>
      </w:r>
      <w:r w:rsidRPr="796DD14A" w:rsidR="796DD14A">
        <w:rPr>
          <w:color w:val="000000" w:themeColor="text1" w:themeTint="FF" w:themeShade="FF"/>
        </w:rPr>
        <w:t>The authors acknowledge support from the University of Nairobi towards making this research a success.</w:t>
      </w:r>
    </w:p>
    <w:p w:rsidR="4DD406CB" w:rsidP="46F95B1F" w:rsidRDefault="4DD406CB" w14:paraId="63E06DA2" w14:textId="3F23A018">
      <w:pPr>
        <w:pStyle w:val="31"/>
        <w:widowControl w:val="0"/>
        <w:spacing w:before="312" w:beforeLines="100"/>
        <w:ind/>
        <w:rPr>
          <w:b w:val="1"/>
          <w:bCs w:val="1"/>
          <w:color w:val="000000" w:themeColor="text1" w:themeTint="FF" w:themeShade="FF"/>
        </w:rPr>
      </w:pPr>
      <w:r w:rsidRPr="46F95B1F" w:rsidR="46F95B1F">
        <w:rPr>
          <w:b w:val="1"/>
          <w:bCs w:val="1"/>
          <w:color w:val="000000" w:themeColor="text1" w:themeTint="FF" w:themeShade="FF"/>
        </w:rPr>
        <w:t xml:space="preserve">Author Contributions: </w:t>
      </w:r>
      <w:r w:rsidRPr="46F95B1F" w:rsidR="46F95B1F">
        <w:rPr>
          <w:lang w:val="en-GB"/>
        </w:rPr>
        <w:t xml:space="preserve">The authors affirm their comprehensive contributions to this paper, encompassing theoretical conception and design, data collection, its analysis and interpretation, as well as the drafting of the manuscript. All authors reviewed the results, and </w:t>
      </w:r>
      <w:r w:rsidR="46F95B1F">
        <w:rPr/>
        <w:t>subsequently</w:t>
      </w:r>
      <w:r w:rsidR="46F95B1F">
        <w:rPr/>
        <w:t xml:space="preserve"> approved the </w:t>
      </w:r>
      <w:r w:rsidR="46F95B1F">
        <w:rPr/>
        <w:t>final version</w:t>
      </w:r>
      <w:r w:rsidR="46F95B1F">
        <w:rPr/>
        <w:t xml:space="preserve"> of the manuscript.</w:t>
      </w:r>
    </w:p>
    <w:p w:rsidR="4DD406CB" w:rsidP="46F95B1F" w:rsidRDefault="4DD406CB" w14:paraId="1EC91A44" w14:textId="0E89009B">
      <w:pPr>
        <w:pStyle w:val="31"/>
        <w:widowControl w:val="0"/>
        <w:spacing w:before="312" w:beforeLines="100"/>
        <w:ind/>
        <w:rPr>
          <w:color w:val="000000" w:themeColor="text1" w:themeTint="FF" w:themeShade="FF"/>
        </w:rPr>
      </w:pPr>
      <w:r w:rsidRPr="6DA36CA4" w:rsidR="6DA36CA4">
        <w:rPr>
          <w:b w:val="1"/>
          <w:bCs w:val="1"/>
          <w:color w:val="000000" w:themeColor="text1" w:themeTint="FF" w:themeShade="FF"/>
        </w:rPr>
        <w:t xml:space="preserve">Availability of Data and Materials: </w:t>
      </w:r>
      <w:r w:rsidRPr="6DA36CA4" w:rsidR="6DA36CA4">
        <w:rPr>
          <w:color w:val="000000" w:themeColor="text1" w:themeTint="FF" w:themeShade="FF"/>
        </w:rPr>
        <w:t>All the data used together with the code written for this research necessary to reproduce our results is available on GitHub [</w:t>
      </w:r>
      <w:ins w:author="Karoki Mũgambi" w:date="2023-10-18T18:23:06.066Z" w:id="1293694496">
        <w:r w:rsidRPr="6DA36CA4" w:rsidR="6DA36CA4">
          <w:rPr>
            <w:color w:val="000000" w:themeColor="text1" w:themeTint="FF" w:themeShade="FF"/>
          </w:rPr>
          <w:t>2</w:t>
        </w:r>
      </w:ins>
      <w:ins w:author="Karoki Mũgambi" w:date="2023-10-22T22:44:59.545Z" w:id="359021328">
        <w:r w:rsidRPr="6DA36CA4" w:rsidR="6DA36CA4">
          <w:rPr>
            <w:color w:val="000000" w:themeColor="text1" w:themeTint="FF" w:themeShade="FF"/>
          </w:rPr>
          <w:t>8</w:t>
        </w:r>
      </w:ins>
      <w:del w:author="Karoki Mũgambi" w:date="2023-10-18T18:23:05.016Z" w:id="643644084">
        <w:r w:rsidRPr="6DA36CA4" w:rsidDel="6DA36CA4">
          <w:rPr>
            <w:color w:val="000000" w:themeColor="text1" w:themeTint="FF" w:themeShade="FF"/>
          </w:rPr>
          <w:delText>11</w:delText>
        </w:r>
      </w:del>
      <w:r w:rsidRPr="6DA36CA4" w:rsidR="6DA36CA4">
        <w:rPr>
          <w:color w:val="000000" w:themeColor="text1" w:themeTint="FF" w:themeShade="FF"/>
        </w:rPr>
        <w:t>].</w:t>
      </w:r>
    </w:p>
    <w:p w:rsidR="4DD406CB" w:rsidP="46F95B1F" w:rsidRDefault="4DD406CB" w14:paraId="4284C406" w14:textId="487C9B50">
      <w:pPr>
        <w:pStyle w:val="31"/>
        <w:widowControl w:val="0"/>
        <w:spacing w:before="312" w:beforeLines="100"/>
        <w:ind/>
        <w:rPr>
          <w:color w:val="000000" w:themeColor="text1" w:themeTint="FF" w:themeShade="FF"/>
        </w:rPr>
      </w:pPr>
      <w:r w:rsidRPr="46F95B1F" w:rsidR="46F95B1F">
        <w:rPr>
          <w:b w:val="1"/>
          <w:bCs w:val="1"/>
        </w:rPr>
        <w:t xml:space="preserve">Conflicts of Interest: </w:t>
      </w:r>
      <w:r w:rsidR="46F95B1F">
        <w:rPr/>
        <w:t xml:space="preserve">The authors declare that they have no conflicts of interest to report </w:t>
      </w:r>
      <w:r w:rsidR="46F95B1F">
        <w:rPr/>
        <w:t>regarding</w:t>
      </w:r>
      <w:r w:rsidR="46F95B1F">
        <w:rPr/>
        <w:t xml:space="preserve"> the present study.</w:t>
      </w:r>
    </w:p>
    <w:p w:rsidR="4DD406CB" w:rsidP="4DD406CB" w:rsidRDefault="4DD406CB" w14:paraId="13781C23" w14:textId="5229D031">
      <w:pPr>
        <w:pStyle w:val="2"/>
      </w:pPr>
      <w:r w:rsidR="4DD406CB">
        <w:rPr/>
        <w:t>References</w:t>
      </w:r>
    </w:p>
    <w:p w:rsidR="4DD406CB" w:rsidP="4DD406CB" w:rsidRDefault="4DD406CB" w14:paraId="6A35A297" w14:textId="029B5AB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C. Crépeau, R. Jozsa, A. Peres, and W. K. Wootters, “Teleporting an unknown quantum state via dual classical and Einstein-Podolsky-Rosen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70, no. 13, pp. 1895-1899, Mar. 1993.</w:t>
      </w:r>
    </w:p>
    <w:p w:rsidR="4DD406CB" w:rsidP="4DD406CB" w:rsidRDefault="4DD406CB" w14:paraId="475DD76B" w14:textId="568542D6">
      <w:pPr>
        <w:pStyle w:val="36"/>
        <w:widowControl w:val="0"/>
        <w:numPr>
          <w:ilvl w:val="0"/>
          <w:numId w:val="4"/>
        </w:numPr>
        <w:tabs>
          <w:tab w:val="left" w:leader="none" w:pos="187"/>
        </w:tabs>
        <w:spacing w:after="60"/>
        <w:rPr>
          <w:ins w:author="Karoki Mũgambi" w:date="2023-10-18T12:24:05.806Z" w:id="1945959073"/>
          <w:color w:val="000000" w:themeColor="text1" w:themeTint="FF" w:themeShade="FF"/>
          <w:sz w:val="20"/>
          <w:szCs w:val="20"/>
        </w:rPr>
      </w:pPr>
      <w:r w:rsidRPr="5F4DBE47" w:rsidR="5F4DBE47">
        <w:rPr>
          <w:color w:val="000000" w:themeColor="text1" w:themeTint="FF" w:themeShade="FF"/>
          <w:sz w:val="20"/>
          <w:szCs w:val="20"/>
        </w:rPr>
        <w:t xml:space="preserve">Q. </w:t>
      </w:r>
      <w:r w:rsidRPr="5F4DBE47" w:rsidR="5F4DBE47">
        <w:rPr>
          <w:color w:val="000000" w:themeColor="text1" w:themeTint="FF" w:themeShade="FF"/>
          <w:sz w:val="20"/>
          <w:szCs w:val="20"/>
        </w:rPr>
        <w:t>Ruihong</w:t>
      </w:r>
      <w:r w:rsidRPr="5F4DBE47" w:rsidR="5F4DBE47">
        <w:rPr>
          <w:color w:val="000000" w:themeColor="text1" w:themeTint="FF" w:themeShade="FF"/>
          <w:sz w:val="20"/>
          <w:szCs w:val="20"/>
        </w:rPr>
        <w:t xml:space="preserve"> and M. Ying, "Research Progress </w:t>
      </w:r>
      <w:ins w:author="Karoki Mũgambi" w:date="2023-10-18T12:12:59.63Z" w:id="1892007124">
        <w:r w:rsidRPr="5F4DBE47" w:rsidR="5F4DBE47">
          <w:rPr>
            <w:color w:val="000000" w:themeColor="text1" w:themeTint="FF" w:themeShade="FF"/>
            <w:sz w:val="20"/>
            <w:szCs w:val="20"/>
          </w:rPr>
          <w:t>of</w:t>
        </w:r>
      </w:ins>
      <w:r w:rsidRPr="5F4DBE47" w:rsidR="5F4DBE47">
        <w:rPr>
          <w:color w:val="000000" w:themeColor="text1" w:themeTint="FF" w:themeShade="FF"/>
          <w:sz w:val="20"/>
          <w:szCs w:val="20"/>
        </w:rPr>
        <w:t xml:space="preserve"> Quantum Repeaters," </w:t>
      </w:r>
      <w:r w:rsidRPr="5F4DBE47" w:rsidR="5F4DBE47">
        <w:rPr>
          <w:i w:val="1"/>
          <w:iCs w:val="1"/>
          <w:color w:val="000000" w:themeColor="text1" w:themeTint="FF" w:themeShade="FF"/>
          <w:sz w:val="20"/>
          <w:szCs w:val="20"/>
        </w:rPr>
        <w:t>Journal of Physics: Conference Series,</w:t>
      </w:r>
      <w:r w:rsidRPr="5F4DBE47" w:rsidR="5F4DBE47">
        <w:rPr>
          <w:color w:val="000000" w:themeColor="text1" w:themeTint="FF" w:themeShade="FF"/>
          <w:sz w:val="20"/>
          <w:szCs w:val="20"/>
        </w:rPr>
        <w:t xml:space="preserve"> vol. 1237, no. 5, Jun. 2019. </w:t>
      </w:r>
    </w:p>
    <w:p w:rsidR="5F4DBE47" w:rsidP="5F4DBE47" w:rsidRDefault="5F4DBE47" w14:paraId="561CF3D2" w14:textId="3442E372">
      <w:pPr>
        <w:pStyle w:val="36"/>
        <w:widowControl w:val="0"/>
        <w:numPr>
          <w:ilvl w:val="0"/>
          <w:numId w:val="4"/>
        </w:numPr>
        <w:tabs>
          <w:tab w:val="left" w:leader="none" w:pos="187"/>
        </w:tabs>
        <w:spacing w:after="60"/>
        <w:rPr>
          <w:rFonts w:ascii="Times New Roman" w:hAnsi="Times New Roman" w:eastAsia="Times New Roman" w:cs="Times New Roman"/>
          <w:color w:val="000000" w:themeColor="text1" w:themeTint="FF" w:themeShade="FF"/>
          <w:sz w:val="20"/>
          <w:szCs w:val="20"/>
        </w:rPr>
      </w:pPr>
      <w:ins w:author="Karoki Mũgambi" w:date="2023-10-18T12:25:21.921Z" w:id="753074112">
        <w:r w:rsidRPr="3EEDDA0C" w:rsidR="3EEDDA0C">
          <w:rPr>
            <w:rFonts w:ascii="Times New Roman" w:hAnsi="Times New Roman" w:eastAsia="Times New Roman" w:cs="Times New Roman"/>
            <w:color w:val="000000" w:themeColor="text1" w:themeTint="FF" w:themeShade="FF"/>
            <w:sz w:val="20"/>
            <w:szCs w:val="20"/>
          </w:rPr>
          <w:t xml:space="preserve">L.-M. Duan, M. D. Lukin, J. I. </w:t>
        </w:r>
        <w:r w:rsidRPr="3EEDDA0C" w:rsidR="3EEDDA0C">
          <w:rPr>
            <w:rFonts w:ascii="Times New Roman" w:hAnsi="Times New Roman" w:eastAsia="Times New Roman" w:cs="Times New Roman"/>
            <w:color w:val="000000" w:themeColor="text1" w:themeTint="FF" w:themeShade="FF"/>
            <w:sz w:val="20"/>
            <w:szCs w:val="20"/>
          </w:rPr>
          <w:t>Cirac</w:t>
        </w:r>
        <w:r w:rsidRPr="3EEDDA0C" w:rsidR="3EEDDA0C">
          <w:rPr>
            <w:rFonts w:ascii="Times New Roman" w:hAnsi="Times New Roman" w:eastAsia="Times New Roman" w:cs="Times New Roman"/>
            <w:color w:val="000000" w:themeColor="text1" w:themeTint="FF" w:themeShade="FF"/>
            <w:sz w:val="20"/>
            <w:szCs w:val="20"/>
          </w:rPr>
          <w:t xml:space="preserve">, and P. Zoller, "Long-distance quantum communication with atomic ensembles and linear optics," </w:t>
        </w:r>
        <w:r w:rsidRPr="3EEDDA0C" w:rsidR="3EEDDA0C">
          <w:rPr>
            <w:rFonts w:ascii="Times New Roman" w:hAnsi="Times New Roman" w:eastAsia="Times New Roman" w:cs="Times New Roman"/>
            <w:i w:val="1"/>
            <w:iCs w:val="1"/>
            <w:color w:val="000000" w:themeColor="text1" w:themeTint="FF" w:themeShade="FF"/>
            <w:sz w:val="20"/>
            <w:szCs w:val="20"/>
            <w:rPrChange w:author="Karoki Mũgambi" w:date="2023-10-18T12:27:08.632Z" w:id="307784295">
              <w:rPr>
                <w:rFonts w:ascii="Times New Roman" w:hAnsi="Times New Roman" w:eastAsia="Times New Roman" w:cs="Times New Roman"/>
                <w:color w:val="000000" w:themeColor="text1" w:themeTint="FF" w:themeShade="FF"/>
                <w:sz w:val="20"/>
                <w:szCs w:val="20"/>
              </w:rPr>
            </w:rPrChange>
          </w:rPr>
          <w:t>Nature</w:t>
        </w:r>
        <w:r w:rsidRPr="3EEDDA0C" w:rsidR="3EEDDA0C">
          <w:rPr>
            <w:rFonts w:ascii="Times New Roman" w:hAnsi="Times New Roman" w:eastAsia="Times New Roman" w:cs="Times New Roman"/>
            <w:color w:val="000000" w:themeColor="text1" w:themeTint="FF" w:themeShade="FF"/>
            <w:sz w:val="20"/>
            <w:szCs w:val="20"/>
          </w:rPr>
          <w:t>, vol. 414, no. 6862, pp. 413–418, Nov. 2001.</w:t>
        </w:r>
      </w:ins>
    </w:p>
    <w:p w:rsidR="4DD406CB" w:rsidP="4DD406CB" w:rsidRDefault="4DD406CB" w14:paraId="01973382" w14:textId="3801617C">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H.-J. Briegel, W. Dür, J. I. Cirac, and P. Zoller, "Quantum Repeaters: The Role of Imperfect Local Operations in Quantum Communication,"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81, no. 26, pp. 5932-5935, Dec. 1998. </w:t>
      </w:r>
    </w:p>
    <w:p w:rsidR="4DD406CB" w:rsidP="4DD406CB" w:rsidRDefault="4DD406CB" w14:paraId="03A38285" w14:textId="6E32599A">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S. Das, Md. S. Rahman, and M. Majumdar, "Design of a quantum repeater using quantum circuits and benchmarking its performance on an IBM quantum computer," </w:t>
      </w:r>
      <w:r w:rsidRPr="3EEDDA0C" w:rsidR="3EEDDA0C">
        <w:rPr>
          <w:i w:val="1"/>
          <w:iCs w:val="1"/>
          <w:color w:val="000000" w:themeColor="text1" w:themeTint="FF" w:themeShade="FF"/>
          <w:sz w:val="20"/>
          <w:szCs w:val="20"/>
        </w:rPr>
        <w:t>Quantum Information Processing,</w:t>
      </w:r>
      <w:r w:rsidRPr="3EEDDA0C" w:rsidR="3EEDDA0C">
        <w:rPr>
          <w:color w:val="000000" w:themeColor="text1" w:themeTint="FF" w:themeShade="FF"/>
          <w:sz w:val="20"/>
          <w:szCs w:val="20"/>
        </w:rPr>
        <w:t xml:space="preserve"> vol. 20, no. 7, pp. 245, 2021. </w:t>
      </w:r>
    </w:p>
    <w:p w:rsidR="4DD406CB" w:rsidP="4DD406CB" w:rsidRDefault="4DD406CB" w14:paraId="2FC41F5B" w14:textId="327801D8">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N. Gisin and R. Thew, "Quantum communication," </w:t>
      </w:r>
      <w:r w:rsidRPr="3EEDDA0C" w:rsidR="3EEDDA0C">
        <w:rPr>
          <w:i w:val="1"/>
          <w:iCs w:val="1"/>
          <w:color w:val="000000" w:themeColor="text1" w:themeTint="FF" w:themeShade="FF"/>
          <w:sz w:val="20"/>
          <w:szCs w:val="20"/>
        </w:rPr>
        <w:t>Nature Photonics,</w:t>
      </w:r>
      <w:r w:rsidRPr="3EEDDA0C" w:rsidR="3EEDDA0C">
        <w:rPr>
          <w:color w:val="000000" w:themeColor="text1" w:themeTint="FF" w:themeShade="FF"/>
          <w:sz w:val="20"/>
          <w:szCs w:val="20"/>
        </w:rPr>
        <w:t xml:space="preserve"> vol. 1, no. 3, pp. 165-171, 2007. </w:t>
      </w:r>
    </w:p>
    <w:p w:rsidR="4DD406CB" w:rsidP="4DD406CB" w:rsidRDefault="4DD406CB" w14:paraId="0B441FB3" w14:textId="559A43CB">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T. Herbst, T. Scheidl, M. Fink, J. Handsteiner, B. Wittmann, R. Ursin, and A. Zeilinger, "Teleportation of entanglement over 143 km," </w:t>
      </w:r>
      <w:r w:rsidRPr="3EEDDA0C" w:rsidR="3EEDDA0C">
        <w:rPr>
          <w:i w:val="1"/>
          <w:iCs w:val="1"/>
          <w:color w:val="000000" w:themeColor="text1" w:themeTint="FF" w:themeShade="FF"/>
          <w:sz w:val="20"/>
          <w:szCs w:val="20"/>
        </w:rPr>
        <w:t xml:space="preserve">Proceedings of the National Academy of Sciences, </w:t>
      </w:r>
      <w:r w:rsidRPr="3EEDDA0C" w:rsidR="3EEDDA0C">
        <w:rPr>
          <w:color w:val="000000" w:themeColor="text1" w:themeTint="FF" w:themeShade="FF"/>
          <w:sz w:val="20"/>
          <w:szCs w:val="20"/>
        </w:rPr>
        <w:t xml:space="preserve">vol. 112, no. 46, pp. 14202–14205, Nov. 2, 2015. </w:t>
      </w:r>
    </w:p>
    <w:p w:rsidR="4DD406CB" w:rsidP="4DD406CB" w:rsidRDefault="4DD406CB" w14:paraId="4E96920E" w14:textId="129086ED">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S. Muralidharan, L. Li, J. Kim, N. Lütkenhaus, M. D. Lukin, and L. Jiang, "Optimal architectures for long distance quantum communication," </w:t>
      </w:r>
      <w:r w:rsidRPr="3EEDDA0C" w:rsidR="3EEDDA0C">
        <w:rPr>
          <w:i w:val="1"/>
          <w:iCs w:val="1"/>
          <w:color w:val="000000" w:themeColor="text1" w:themeTint="FF" w:themeShade="FF"/>
          <w:sz w:val="20"/>
          <w:szCs w:val="20"/>
        </w:rPr>
        <w:t>Scientific Reports,</w:t>
      </w:r>
      <w:r w:rsidRPr="3EEDDA0C" w:rsidR="3EEDDA0C">
        <w:rPr>
          <w:color w:val="000000" w:themeColor="text1" w:themeTint="FF" w:themeShade="FF"/>
          <w:sz w:val="20"/>
          <w:szCs w:val="20"/>
        </w:rPr>
        <w:t xml:space="preserve"> vol. 6, no. 1, p. 20463, Feb. 15, 2016. </w:t>
      </w:r>
    </w:p>
    <w:p w:rsidR="4DD406CB" w:rsidP="4DD406CB" w:rsidRDefault="4DD406CB" w14:paraId="3AEC2524" w14:textId="78D8E606">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C. H. Bennett, G. Brassard, S. Popescu, B. Schumacher, J. A. Smolin, and W. K. Wootters, "Purification of Noisy Entanglement and Faithful Teleportation via Noisy Channels,"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76, no. 5, pp. 722-725, Jan. 1996. </w:t>
      </w:r>
    </w:p>
    <w:p w:rsidR="4DD406CB" w:rsidP="4DD406CB" w:rsidRDefault="4DD406CB" w14:paraId="706F650C" w14:textId="453BF6FA">
      <w:pPr>
        <w:pStyle w:val="36"/>
        <w:widowControl w:val="0"/>
        <w:numPr>
          <w:ilvl w:val="0"/>
          <w:numId w:val="4"/>
        </w:numPr>
        <w:tabs>
          <w:tab w:val="left" w:leader="none" w:pos="187"/>
        </w:tabs>
        <w:spacing w:after="60"/>
        <w:rPr>
          <w:color w:val="000000" w:themeColor="text1" w:themeTint="FF" w:themeShade="FF"/>
          <w:sz w:val="20"/>
          <w:szCs w:val="20"/>
        </w:rPr>
      </w:pPr>
      <w:r w:rsidRPr="3EEDDA0C" w:rsidR="3EEDDA0C">
        <w:rPr>
          <w:color w:val="000000" w:themeColor="text1" w:themeTint="FF" w:themeShade="FF"/>
          <w:sz w:val="20"/>
          <w:szCs w:val="20"/>
        </w:rPr>
        <w:t xml:space="preserve">D. Deutsch, A. Ekert, R. Jozsa, C. Macchiavello, S. Popescu, and A. Sanpera, "Quantum Privacy Amplification and the Security of Quantum Cryptography over Noisy Channels," </w:t>
      </w:r>
      <w:r w:rsidRPr="3EEDDA0C" w:rsidR="3EEDDA0C">
        <w:rPr>
          <w:i w:val="1"/>
          <w:iCs w:val="1"/>
          <w:color w:val="000000" w:themeColor="text1" w:themeTint="FF" w:themeShade="FF"/>
          <w:sz w:val="20"/>
          <w:szCs w:val="20"/>
        </w:rPr>
        <w:t>Phys. Rev. Lett.,</w:t>
      </w:r>
      <w:r w:rsidRPr="3EEDDA0C" w:rsidR="3EEDDA0C">
        <w:rPr>
          <w:color w:val="000000" w:themeColor="text1" w:themeTint="FF" w:themeShade="FF"/>
          <w:sz w:val="20"/>
          <w:szCs w:val="20"/>
        </w:rPr>
        <w:t xml:space="preserve"> vol. 77, no. 13, pp. 2818-2821, Sep. 1996. </w:t>
      </w:r>
    </w:p>
    <w:p w:rsidR="4DD406CB" w:rsidP="4DD406CB" w:rsidRDefault="4DD406CB" w14:paraId="28A8D498" w14:textId="518017D3">
      <w:pPr>
        <w:pStyle w:val="36"/>
        <w:widowControl w:val="0"/>
        <w:numPr>
          <w:ilvl w:val="0"/>
          <w:numId w:val="4"/>
        </w:numPr>
        <w:tabs>
          <w:tab w:val="left" w:leader="none" w:pos="187"/>
        </w:tabs>
        <w:spacing w:after="60"/>
        <w:rPr>
          <w:ins w:author="Karoki Mũgambi" w:date="2023-10-18T12:29:50.046Z" w:id="314630518"/>
          <w:color w:val="000000" w:themeColor="text1" w:themeTint="FF" w:themeShade="FF"/>
          <w:sz w:val="20"/>
          <w:szCs w:val="20"/>
        </w:rPr>
      </w:pPr>
      <w:r w:rsidRPr="5F4DBE47" w:rsidR="5F4DBE47">
        <w:rPr>
          <w:color w:val="000000" w:themeColor="text1" w:themeTint="FF" w:themeShade="FF"/>
          <w:sz w:val="20"/>
          <w:szCs w:val="20"/>
        </w:rPr>
        <w:t xml:space="preserve">S. </w:t>
      </w:r>
      <w:r w:rsidRPr="5F4DBE47" w:rsidR="5F4DBE47">
        <w:rPr>
          <w:color w:val="000000" w:themeColor="text1" w:themeTint="FF" w:themeShade="FF"/>
          <w:sz w:val="20"/>
          <w:szCs w:val="20"/>
        </w:rPr>
        <w:t>Krastanov</w:t>
      </w:r>
      <w:r w:rsidRPr="5F4DBE47" w:rsidR="5F4DBE47">
        <w:rPr>
          <w:color w:val="000000" w:themeColor="text1" w:themeTint="FF" w:themeShade="FF"/>
          <w:sz w:val="20"/>
          <w:szCs w:val="20"/>
        </w:rPr>
        <w:t xml:space="preserve">, V. V. Albert, and L. Jiang, "Optimized Entanglement Purification," </w:t>
      </w:r>
      <w:r w:rsidRPr="5F4DBE47" w:rsidR="5F4DBE47">
        <w:rPr>
          <w:i w:val="1"/>
          <w:iCs w:val="1"/>
          <w:color w:val="000000" w:themeColor="text1" w:themeTint="FF" w:themeShade="FF"/>
          <w:sz w:val="20"/>
          <w:szCs w:val="20"/>
        </w:rPr>
        <w:t>Quantum,</w:t>
      </w:r>
      <w:r w:rsidRPr="5F4DBE47" w:rsidR="5F4DBE47">
        <w:rPr>
          <w:color w:val="000000" w:themeColor="text1" w:themeTint="FF" w:themeShade="FF"/>
          <w:sz w:val="20"/>
          <w:szCs w:val="20"/>
        </w:rPr>
        <w:t xml:space="preserve"> vol. 3, p. 123, Feb. 2019. </w:t>
      </w:r>
    </w:p>
    <w:p w:rsidR="5F4DBE47" w:rsidP="5F4DBE47" w:rsidRDefault="5F4DBE47" w14:paraId="7F6049FD" w14:textId="533E66AC">
      <w:pPr>
        <w:pStyle w:val="36"/>
        <w:widowControl w:val="0"/>
        <w:numPr>
          <w:ilvl w:val="0"/>
          <w:numId w:val="4"/>
        </w:numPr>
        <w:tabs>
          <w:tab w:val="left" w:leader="none" w:pos="187"/>
        </w:tabs>
        <w:spacing w:after="60"/>
        <w:rPr>
          <w:ins w:author="Karoki Mũgambi" w:date="2023-10-18T12:32:25.41Z" w:id="2018005308"/>
          <w:rFonts w:ascii="Times New Roman" w:hAnsi="Times New Roman" w:eastAsia="Times New Roman" w:cs="Times New Roman"/>
          <w:color w:val="000000" w:themeColor="text1" w:themeTint="FF" w:themeShade="FF"/>
          <w:sz w:val="20"/>
          <w:szCs w:val="20"/>
        </w:rPr>
      </w:pPr>
      <w:ins w:author="Karoki Mũgambi" w:date="2023-10-18T12:30:02.61Z" w:id="842557194">
        <w:r w:rsidRPr="5F4DBE47" w:rsidR="5F4DBE47">
          <w:rPr>
            <w:rFonts w:ascii="Times New Roman" w:hAnsi="Times New Roman" w:eastAsia="Times New Roman" w:cs="Times New Roman"/>
            <w:color w:val="000000" w:themeColor="text1" w:themeTint="FF" w:themeShade="FF"/>
            <w:sz w:val="20"/>
            <w:szCs w:val="20"/>
          </w:rPr>
          <w:t xml:space="preserve">J. Rabbie, K. Chakraborty, G. Avis, and S. Wehner, "Designing quantum networks using preexisting infrastructure," </w:t>
        </w:r>
        <w:r w:rsidRPr="5F4DBE47" w:rsidR="5F4DBE47">
          <w:rPr>
            <w:rFonts w:ascii="Times New Roman" w:hAnsi="Times New Roman" w:eastAsia="Times New Roman" w:cs="Times New Roman"/>
            <w:i w:val="1"/>
            <w:iCs w:val="1"/>
            <w:color w:val="000000" w:themeColor="text1" w:themeTint="FF" w:themeShade="FF"/>
            <w:sz w:val="20"/>
            <w:szCs w:val="20"/>
            <w:rPrChange w:author="Karoki Mũgambi" w:date="2023-10-18T12:30:38.202Z" w:id="1590549031">
              <w:rPr>
                <w:rFonts w:ascii="Times New Roman" w:hAnsi="Times New Roman" w:eastAsia="Times New Roman" w:cs="Times New Roman"/>
                <w:color w:val="000000" w:themeColor="text1" w:themeTint="FF" w:themeShade="FF"/>
                <w:sz w:val="20"/>
                <w:szCs w:val="20"/>
              </w:rPr>
            </w:rPrChange>
          </w:rPr>
          <w:t>n</w:t>
        </w:r>
        <w:r w:rsidRPr="5F4DBE47" w:rsidR="5F4DBE47">
          <w:rPr>
            <w:rFonts w:ascii="Times New Roman" w:hAnsi="Times New Roman" w:eastAsia="Times New Roman" w:cs="Times New Roman"/>
            <w:i w:val="1"/>
            <w:iCs w:val="1"/>
            <w:color w:val="000000" w:themeColor="text1" w:themeTint="FF" w:themeShade="FF"/>
            <w:sz w:val="20"/>
            <w:szCs w:val="20"/>
            <w:rPrChange w:author="Karoki Mũgambi" w:date="2023-10-18T12:30:38.202Z" w:id="2001163999">
              <w:rPr>
                <w:rFonts w:ascii="Times New Roman" w:hAnsi="Times New Roman" w:eastAsia="Times New Roman" w:cs="Times New Roman"/>
                <w:color w:val="000000" w:themeColor="text1" w:themeTint="FF" w:themeShade="FF"/>
                <w:sz w:val="20"/>
                <w:szCs w:val="20"/>
              </w:rPr>
            </w:rPrChange>
          </w:rPr>
          <w:t>pj</w:t>
        </w:r>
        <w:r w:rsidRPr="5F4DBE47" w:rsidR="5F4DBE47">
          <w:rPr>
            <w:rFonts w:ascii="Times New Roman" w:hAnsi="Times New Roman" w:eastAsia="Times New Roman" w:cs="Times New Roman"/>
            <w:i w:val="1"/>
            <w:iCs w:val="1"/>
            <w:color w:val="000000" w:themeColor="text1" w:themeTint="FF" w:themeShade="FF"/>
            <w:sz w:val="20"/>
            <w:szCs w:val="20"/>
            <w:rPrChange w:author="Karoki Mũgambi" w:date="2023-10-18T12:30:38.204Z" w:id="1357877432">
              <w:rPr>
                <w:rFonts w:ascii="Times New Roman" w:hAnsi="Times New Roman" w:eastAsia="Times New Roman" w:cs="Times New Roman"/>
                <w:color w:val="000000" w:themeColor="text1" w:themeTint="FF" w:themeShade="FF"/>
                <w:sz w:val="20"/>
                <w:szCs w:val="20"/>
              </w:rPr>
            </w:rPrChange>
          </w:rPr>
          <w:t xml:space="preserve"> </w:t>
        </w:r>
        <w:r w:rsidRPr="5F4DBE47" w:rsidR="5F4DBE47">
          <w:rPr>
            <w:rFonts w:ascii="Times New Roman" w:hAnsi="Times New Roman" w:eastAsia="Times New Roman" w:cs="Times New Roman"/>
            <w:i w:val="1"/>
            <w:iCs w:val="1"/>
            <w:color w:val="000000" w:themeColor="text1" w:themeTint="FF" w:themeShade="FF"/>
            <w:sz w:val="20"/>
            <w:szCs w:val="20"/>
            <w:rPrChange w:author="Karoki Mũgambi" w:date="2023-10-18T12:30:38.204Z" w:id="309031834">
              <w:rPr>
                <w:rFonts w:ascii="Times New Roman" w:hAnsi="Times New Roman" w:eastAsia="Times New Roman" w:cs="Times New Roman"/>
                <w:color w:val="000000" w:themeColor="text1" w:themeTint="FF" w:themeShade="FF"/>
                <w:sz w:val="20"/>
                <w:szCs w:val="20"/>
              </w:rPr>
            </w:rPrChange>
          </w:rPr>
          <w:t>Quantum Information</w:t>
        </w:r>
        <w:r w:rsidRPr="5F4DBE47" w:rsidR="5F4DBE47">
          <w:rPr>
            <w:rFonts w:ascii="Times New Roman" w:hAnsi="Times New Roman" w:eastAsia="Times New Roman" w:cs="Times New Roman"/>
            <w:color w:val="000000" w:themeColor="text1" w:themeTint="FF" w:themeShade="FF"/>
            <w:sz w:val="20"/>
            <w:szCs w:val="20"/>
          </w:rPr>
          <w:t>, vol. 8, no. 1, p. 5, Jan. 20, 2022.</w:t>
        </w:r>
      </w:ins>
    </w:p>
    <w:p w:rsidR="5F4DBE47" w:rsidP="5F4DBE47" w:rsidRDefault="5F4DBE47" w14:paraId="7801AE85" w14:textId="1636BBEE">
      <w:pPr>
        <w:pStyle w:val="36"/>
        <w:widowControl w:val="0"/>
        <w:numPr>
          <w:ilvl w:val="0"/>
          <w:numId w:val="4"/>
        </w:numPr>
        <w:tabs>
          <w:tab w:val="left" w:leader="none" w:pos="187"/>
        </w:tabs>
        <w:spacing w:after="60"/>
        <w:rPr>
          <w:ins w:author="Karoki Mũgambi" w:date="2023-10-22T14:28:59.254Z" w:id="999887503"/>
          <w:rFonts w:ascii="Times New Roman" w:hAnsi="Times New Roman" w:eastAsia="Times New Roman" w:cs="Times New Roman"/>
          <w:color w:val="000000" w:themeColor="text1" w:themeTint="FF" w:themeShade="FF"/>
          <w:sz w:val="20"/>
          <w:szCs w:val="20"/>
        </w:rPr>
      </w:pPr>
      <w:ins w:author="Karoki Mũgambi" w:date="2023-10-18T12:32:31.506Z" w:id="1483452617">
        <w:r w:rsidRPr="11DB1593" w:rsidR="11DB1593">
          <w:rPr>
            <w:rFonts w:ascii="Times New Roman" w:hAnsi="Times New Roman" w:eastAsia="Times New Roman" w:cs="Times New Roman"/>
            <w:color w:val="000000" w:themeColor="text1" w:themeTint="FF" w:themeShade="FF"/>
            <w:sz w:val="20"/>
            <w:szCs w:val="20"/>
          </w:rPr>
          <w:t xml:space="preserve">J.-G. Ren, P. Xu, H.-L. Yong, L. Zhang, S.-K. Liao, J. Yin, W.-Y. Liu, W.-Q. Cai, M. Yang, L. Li, K.-X. Yang, X. Han, Y.-Q. Yao, J. Li, H. Wu, S. Wan, L. Liu, D.-Q. Liu, Y.-W. Kuang, Z.-P. He, P. Shang, C. Guo, R. Zheng, K. Tian, Z.-C. Zhu, N.-L. Liu, C.-Y. Lu, R. Shu, Y.-A. Chen, C.-Z. Peng, J.-Y. Wang, and J.-W. Pan, "Ground-to-satellite quantum teleportation,"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33:27.63Z" w:id="2105151986">
              <w:rPr>
                <w:rFonts w:ascii="Times New Roman" w:hAnsi="Times New Roman" w:eastAsia="Times New Roman" w:cs="Times New Roman"/>
                <w:color w:val="000000" w:themeColor="text1" w:themeTint="FF" w:themeShade="FF"/>
                <w:sz w:val="20"/>
                <w:szCs w:val="20"/>
              </w:rPr>
            </w:rPrChange>
          </w:rPr>
          <w:t>Nature</w:t>
        </w:r>
        <w:r w:rsidRPr="11DB1593" w:rsidR="11DB1593">
          <w:rPr>
            <w:rFonts w:ascii="Times New Roman" w:hAnsi="Times New Roman" w:eastAsia="Times New Roman" w:cs="Times New Roman"/>
            <w:color w:val="000000" w:themeColor="text1" w:themeTint="FF" w:themeShade="FF"/>
            <w:sz w:val="20"/>
            <w:szCs w:val="20"/>
          </w:rPr>
          <w:t>, vol. 549, no. 7670, pp. 70–73, Sep 2017.</w:t>
        </w:r>
      </w:ins>
    </w:p>
    <w:p w:rsidR="11DB1593" w:rsidP="11DB1593" w:rsidRDefault="11DB1593" w14:paraId="7FC5EA8F" w14:textId="370F7020">
      <w:pPr>
        <w:pStyle w:val="36"/>
        <w:widowControl w:val="0"/>
        <w:numPr>
          <w:ilvl w:val="0"/>
          <w:numId w:val="4"/>
        </w:numPr>
        <w:tabs>
          <w:tab w:val="left" w:leader="none" w:pos="187"/>
        </w:tabs>
        <w:spacing w:after="60"/>
        <w:rPr>
          <w:ins w:author="Karoki Mũgambi" w:date="2023-10-18T12:34:51.556Z" w:id="1233541261"/>
          <w:rFonts w:ascii="Times New Roman" w:hAnsi="Times New Roman" w:eastAsia="Times New Roman" w:cs="Times New Roman"/>
          <w:color w:val="000000" w:themeColor="text1" w:themeTint="FF" w:themeShade="FF"/>
          <w:sz w:val="20"/>
          <w:szCs w:val="20"/>
        </w:rPr>
      </w:pPr>
      <w:ins w:author="Karoki Mũgambi" w:date="2023-10-22T14:29:02.75Z" w:id="524429165">
        <w:r w:rsidRPr="11DB1593" w:rsidR="11DB1593">
          <w:rPr>
            <w:rFonts w:ascii="Times New Roman" w:hAnsi="Times New Roman" w:eastAsia="Times New Roman" w:cs="Times New Roman"/>
            <w:color w:val="000000" w:themeColor="text1" w:themeTint="FF" w:themeShade="FF"/>
            <w:sz w:val="20"/>
            <w:szCs w:val="20"/>
          </w:rPr>
          <w:t xml:space="preserve">C.-T. Liao, S. Bahrani, F. F. da Silva, and E. </w:t>
        </w:r>
        <w:r w:rsidRPr="11DB1593" w:rsidR="11DB1593">
          <w:rPr>
            <w:rFonts w:ascii="Times New Roman" w:hAnsi="Times New Roman" w:eastAsia="Times New Roman" w:cs="Times New Roman"/>
            <w:color w:val="000000" w:themeColor="text1" w:themeTint="FF" w:themeShade="FF"/>
            <w:sz w:val="20"/>
            <w:szCs w:val="20"/>
          </w:rPr>
          <w:t>Kashefi</w:t>
        </w:r>
        <w:r w:rsidRPr="11DB1593" w:rsidR="11DB1593">
          <w:rPr>
            <w:rFonts w:ascii="Times New Roman" w:hAnsi="Times New Roman" w:eastAsia="Times New Roman" w:cs="Times New Roman"/>
            <w:color w:val="000000" w:themeColor="text1" w:themeTint="FF" w:themeShade="FF"/>
            <w:sz w:val="20"/>
            <w:szCs w:val="20"/>
          </w:rPr>
          <w:t xml:space="preserve">, "Benchmarking of quantum protocols,"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22T14:30:49.066Z" w:id="350795659">
              <w:rPr>
                <w:rFonts w:ascii="Times New Roman" w:hAnsi="Times New Roman" w:eastAsia="Times New Roman" w:cs="Times New Roman"/>
                <w:color w:val="000000" w:themeColor="text1" w:themeTint="FF" w:themeShade="FF"/>
                <w:sz w:val="20"/>
                <w:szCs w:val="20"/>
              </w:rPr>
            </w:rPrChange>
          </w:rPr>
          <w:t>Scientific Reports,</w:t>
        </w:r>
        <w:r w:rsidRPr="11DB1593" w:rsidR="11DB1593">
          <w:rPr>
            <w:rFonts w:ascii="Times New Roman" w:hAnsi="Times New Roman" w:eastAsia="Times New Roman" w:cs="Times New Roman"/>
            <w:color w:val="000000" w:themeColor="text1" w:themeTint="FF" w:themeShade="FF"/>
            <w:sz w:val="20"/>
            <w:szCs w:val="20"/>
          </w:rPr>
          <w:t xml:space="preserve"> vol. 12, no. 1, p. 5298, Mar 2022.</w:t>
        </w:r>
      </w:ins>
    </w:p>
    <w:p w:rsidR="5F4DBE47" w:rsidP="5F4DBE47" w:rsidRDefault="5F4DBE47" w14:paraId="5186594A" w14:textId="2646A7CC">
      <w:pPr>
        <w:pStyle w:val="36"/>
        <w:widowControl w:val="0"/>
        <w:numPr>
          <w:ilvl w:val="0"/>
          <w:numId w:val="4"/>
        </w:numPr>
        <w:tabs>
          <w:tab w:val="left" w:leader="none" w:pos="187"/>
        </w:tabs>
        <w:spacing w:after="60"/>
        <w:rPr>
          <w:ins w:author="Karoki Mũgambi" w:date="2023-10-18T12:37:35.789Z" w:id="83697603"/>
          <w:rFonts w:ascii="Times New Roman" w:hAnsi="Times New Roman" w:eastAsia="Times New Roman" w:cs="Times New Roman"/>
          <w:color w:val="000000" w:themeColor="text1" w:themeTint="FF" w:themeShade="FF"/>
          <w:sz w:val="20"/>
          <w:szCs w:val="20"/>
        </w:rPr>
      </w:pPr>
      <w:ins w:author="Karoki Mũgambi" w:date="2023-10-18T12:34:55.364Z" w:id="58194188">
        <w:r w:rsidRPr="11DB1593" w:rsidR="11DB1593">
          <w:rPr>
            <w:rFonts w:ascii="Times New Roman" w:hAnsi="Times New Roman" w:eastAsia="Times New Roman" w:cs="Times New Roman"/>
            <w:color w:val="000000" w:themeColor="text1" w:themeTint="FF" w:themeShade="FF"/>
            <w:sz w:val="20"/>
            <w:szCs w:val="20"/>
          </w:rPr>
          <w:t xml:space="preserve">G. Brennen, E. </w:t>
        </w:r>
        <w:r w:rsidRPr="11DB1593" w:rsidR="11DB1593">
          <w:rPr>
            <w:rFonts w:ascii="Times New Roman" w:hAnsi="Times New Roman" w:eastAsia="Times New Roman" w:cs="Times New Roman"/>
            <w:color w:val="000000" w:themeColor="text1" w:themeTint="FF" w:themeShade="FF"/>
            <w:sz w:val="20"/>
            <w:szCs w:val="20"/>
          </w:rPr>
          <w:t>Giacobino</w:t>
        </w:r>
        <w:r w:rsidRPr="11DB1593" w:rsidR="11DB1593">
          <w:rPr>
            <w:rFonts w:ascii="Times New Roman" w:hAnsi="Times New Roman" w:eastAsia="Times New Roman" w:cs="Times New Roman"/>
            <w:color w:val="000000" w:themeColor="text1" w:themeTint="FF" w:themeShade="FF"/>
            <w:sz w:val="20"/>
            <w:szCs w:val="20"/>
          </w:rPr>
          <w:t xml:space="preserve">, and C. Simon, "Focus on Quantum Memory,"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35:20.718Z" w:id="1437050374">
              <w:rPr>
                <w:rFonts w:ascii="Times New Roman" w:hAnsi="Times New Roman" w:eastAsia="Times New Roman" w:cs="Times New Roman"/>
                <w:color w:val="000000" w:themeColor="text1" w:themeTint="FF" w:themeShade="FF"/>
                <w:sz w:val="20"/>
                <w:szCs w:val="20"/>
              </w:rPr>
            </w:rPrChange>
          </w:rPr>
          <w:t>New Journal of Physics</w:t>
        </w:r>
        <w:r w:rsidRPr="11DB1593" w:rsidR="11DB1593">
          <w:rPr>
            <w:rFonts w:ascii="Times New Roman" w:hAnsi="Times New Roman" w:eastAsia="Times New Roman" w:cs="Times New Roman"/>
            <w:color w:val="000000" w:themeColor="text1" w:themeTint="FF" w:themeShade="FF"/>
            <w:sz w:val="20"/>
            <w:szCs w:val="20"/>
          </w:rPr>
          <w:t>, vol. 17, no. 5, p. 050201, May 2015.</w:t>
        </w:r>
      </w:ins>
    </w:p>
    <w:p w:rsidR="5F4DBE47" w:rsidP="5F4DBE47" w:rsidRDefault="5F4DBE47" w14:paraId="5C924D9F" w14:textId="654B9F57">
      <w:pPr>
        <w:pStyle w:val="36"/>
        <w:widowControl w:val="0"/>
        <w:numPr>
          <w:ilvl w:val="0"/>
          <w:numId w:val="4"/>
        </w:numPr>
        <w:tabs>
          <w:tab w:val="left" w:leader="none" w:pos="187"/>
        </w:tabs>
        <w:spacing w:after="60"/>
        <w:rPr>
          <w:ins w:author="Karoki Mũgambi" w:date="2023-10-18T12:38:39.127Z" w:id="855259138"/>
          <w:rFonts w:ascii="Times New Roman" w:hAnsi="Times New Roman" w:eastAsia="Times New Roman" w:cs="Times New Roman"/>
          <w:color w:val="000000" w:themeColor="text1" w:themeTint="FF" w:themeShade="FF"/>
          <w:sz w:val="20"/>
          <w:szCs w:val="20"/>
        </w:rPr>
      </w:pPr>
      <w:ins w:author="Karoki Mũgambi" w:date="2023-10-18T12:37:38.874Z" w:id="998894844">
        <w:r w:rsidRPr="11DB1593" w:rsidR="11DB1593">
          <w:rPr>
            <w:rFonts w:ascii="Times New Roman" w:hAnsi="Times New Roman" w:eastAsia="Times New Roman" w:cs="Times New Roman"/>
            <w:color w:val="000000" w:themeColor="text1" w:themeTint="FF" w:themeShade="FF"/>
            <w:sz w:val="20"/>
            <w:szCs w:val="20"/>
          </w:rPr>
          <w:t>L. Childress, J. M. Taylor, A</w:t>
        </w:r>
        <w:r w:rsidRPr="11DB1593" w:rsidR="11DB1593">
          <w:rPr>
            <w:rFonts w:ascii="Times New Roman" w:hAnsi="Times New Roman" w:eastAsia="Times New Roman" w:cs="Times New Roman"/>
            <w:color w:val="000000" w:themeColor="text1" w:themeTint="FF" w:themeShade="FF"/>
            <w:sz w:val="20"/>
            <w:szCs w:val="20"/>
          </w:rPr>
          <w:t>. S</w:t>
        </w:r>
        <w:r w:rsidRPr="11DB1593" w:rsidR="11DB1593">
          <w:rPr>
            <w:rFonts w:ascii="Times New Roman" w:hAnsi="Times New Roman" w:eastAsia="Times New Roman" w:cs="Times New Roman"/>
            <w:color w:val="000000" w:themeColor="text1" w:themeTint="FF" w:themeShade="FF"/>
            <w:sz w:val="20"/>
            <w:szCs w:val="20"/>
          </w:rPr>
          <w:t xml:space="preserve">. Sørensen, and M. D. Lukin, "Fault-Tolerant Quantum Communication Based on Solid-State Photon Emitters,"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38:28.932Z" w:id="69703886">
              <w:rPr>
                <w:rFonts w:ascii="Times New Roman" w:hAnsi="Times New Roman" w:eastAsia="Times New Roman" w:cs="Times New Roman"/>
                <w:color w:val="000000" w:themeColor="text1" w:themeTint="FF" w:themeShade="FF"/>
                <w:sz w:val="20"/>
                <w:szCs w:val="20"/>
              </w:rPr>
            </w:rPrChange>
          </w:rPr>
          <w:t>Phys. Rev. Lett.</w:t>
        </w:r>
        <w:r w:rsidRPr="11DB1593" w:rsidR="11DB1593">
          <w:rPr>
            <w:rFonts w:ascii="Times New Roman" w:hAnsi="Times New Roman" w:eastAsia="Times New Roman" w:cs="Times New Roman"/>
            <w:color w:val="000000" w:themeColor="text1" w:themeTint="FF" w:themeShade="FF"/>
            <w:sz w:val="20"/>
            <w:szCs w:val="20"/>
          </w:rPr>
          <w:t>, vol. 96, no. 7, p. 070504, Feb 2006.</w:t>
        </w:r>
      </w:ins>
    </w:p>
    <w:p w:rsidR="5F4DBE47" w:rsidP="5F4DBE47" w:rsidRDefault="5F4DBE47" w14:paraId="299CA4E2" w14:textId="0DF34BCA">
      <w:pPr>
        <w:pStyle w:val="36"/>
        <w:widowControl w:val="0"/>
        <w:numPr>
          <w:ilvl w:val="0"/>
          <w:numId w:val="4"/>
        </w:numPr>
        <w:tabs>
          <w:tab w:val="left" w:leader="none" w:pos="187"/>
        </w:tabs>
        <w:spacing w:after="60"/>
        <w:rPr>
          <w:ins w:author="Karoki Mũgambi" w:date="2023-10-18T12:40:00.627Z" w:id="200532558"/>
          <w:rFonts w:ascii="Times New Roman" w:hAnsi="Times New Roman" w:eastAsia="Times New Roman" w:cs="Times New Roman"/>
          <w:color w:val="000000" w:themeColor="text1" w:themeTint="FF" w:themeShade="FF"/>
          <w:sz w:val="20"/>
          <w:szCs w:val="20"/>
        </w:rPr>
      </w:pPr>
      <w:ins w:author="Karoki Mũgambi" w:date="2023-10-18T12:38:40.151Z" w:id="1554749159">
        <w:r w:rsidRPr="11DB1593" w:rsidR="11DB1593">
          <w:rPr>
            <w:rFonts w:ascii="Times New Roman" w:hAnsi="Times New Roman" w:eastAsia="Times New Roman" w:cs="Times New Roman"/>
            <w:color w:val="000000" w:themeColor="text1" w:themeTint="FF" w:themeShade="FF"/>
            <w:sz w:val="20"/>
            <w:szCs w:val="20"/>
          </w:rPr>
          <w:t xml:space="preserve">A. I. </w:t>
        </w:r>
        <w:r w:rsidRPr="11DB1593" w:rsidR="11DB1593">
          <w:rPr>
            <w:rFonts w:ascii="Times New Roman" w:hAnsi="Times New Roman" w:eastAsia="Times New Roman" w:cs="Times New Roman"/>
            <w:color w:val="000000" w:themeColor="text1" w:themeTint="FF" w:themeShade="FF"/>
            <w:sz w:val="20"/>
            <w:szCs w:val="20"/>
          </w:rPr>
          <w:t>Lvovsky</w:t>
        </w:r>
        <w:r w:rsidRPr="11DB1593" w:rsidR="11DB1593">
          <w:rPr>
            <w:rFonts w:ascii="Times New Roman" w:hAnsi="Times New Roman" w:eastAsia="Times New Roman" w:cs="Times New Roman"/>
            <w:color w:val="000000" w:themeColor="text1" w:themeTint="FF" w:themeShade="FF"/>
            <w:sz w:val="20"/>
            <w:szCs w:val="20"/>
          </w:rPr>
          <w:t xml:space="preserve">, B. C. Sanders, and W. Tittel, "Optical quantum memory,"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38:54.458Z" w:id="2007821001">
              <w:rPr>
                <w:rFonts w:ascii="Times New Roman" w:hAnsi="Times New Roman" w:eastAsia="Times New Roman" w:cs="Times New Roman"/>
                <w:color w:val="000000" w:themeColor="text1" w:themeTint="FF" w:themeShade="FF"/>
                <w:sz w:val="20"/>
                <w:szCs w:val="20"/>
              </w:rPr>
            </w:rPrChange>
          </w:rPr>
          <w:t>Nature Photonics</w:t>
        </w:r>
        <w:r w:rsidRPr="11DB1593" w:rsidR="11DB1593">
          <w:rPr>
            <w:rFonts w:ascii="Times New Roman" w:hAnsi="Times New Roman" w:eastAsia="Times New Roman" w:cs="Times New Roman"/>
            <w:color w:val="000000" w:themeColor="text1" w:themeTint="FF" w:themeShade="FF"/>
            <w:sz w:val="20"/>
            <w:szCs w:val="20"/>
          </w:rPr>
          <w:t>, vol. 3, no. 12, pp. 706–714, December 2009.</w:t>
        </w:r>
      </w:ins>
    </w:p>
    <w:p w:rsidR="5F4DBE47" w:rsidP="5F4DBE47" w:rsidRDefault="5F4DBE47" w14:paraId="6852910A" w14:textId="5D25A6ED">
      <w:pPr>
        <w:pStyle w:val="36"/>
        <w:widowControl w:val="0"/>
        <w:numPr>
          <w:ilvl w:val="0"/>
          <w:numId w:val="4"/>
        </w:numPr>
        <w:tabs>
          <w:tab w:val="left" w:leader="none" w:pos="187"/>
        </w:tabs>
        <w:spacing w:after="60"/>
        <w:rPr>
          <w:ins w:author="Karoki Mũgambi" w:date="2023-10-18T12:41:43.887Z" w:id="965815020"/>
          <w:rFonts w:ascii="Times New Roman" w:hAnsi="Times New Roman" w:eastAsia="Times New Roman" w:cs="Times New Roman"/>
          <w:color w:val="000000" w:themeColor="text1" w:themeTint="FF" w:themeShade="FF"/>
          <w:sz w:val="20"/>
          <w:szCs w:val="20"/>
        </w:rPr>
      </w:pPr>
      <w:ins w:author="Karoki Mũgambi" w:date="2023-10-18T12:40:02.286Z" w:id="1781346270">
        <w:r w:rsidRPr="11DB1593" w:rsidR="11DB1593">
          <w:rPr>
            <w:rFonts w:ascii="Times New Roman" w:hAnsi="Times New Roman" w:eastAsia="Times New Roman" w:cs="Times New Roman"/>
            <w:color w:val="000000" w:themeColor="text1" w:themeTint="FF" w:themeShade="FF"/>
            <w:sz w:val="20"/>
            <w:szCs w:val="20"/>
          </w:rPr>
          <w:t xml:space="preserve">P.-J. Stas, Y. Q. Huan, B. </w:t>
        </w:r>
        <w:r w:rsidRPr="11DB1593" w:rsidR="11DB1593">
          <w:rPr>
            <w:rFonts w:ascii="Times New Roman" w:hAnsi="Times New Roman" w:eastAsia="Times New Roman" w:cs="Times New Roman"/>
            <w:color w:val="000000" w:themeColor="text1" w:themeTint="FF" w:themeShade="FF"/>
            <w:sz w:val="20"/>
            <w:szCs w:val="20"/>
          </w:rPr>
          <w:t>Machielse</w:t>
        </w:r>
        <w:r w:rsidRPr="11DB1593" w:rsidR="11DB1593">
          <w:rPr>
            <w:rFonts w:ascii="Times New Roman" w:hAnsi="Times New Roman" w:eastAsia="Times New Roman" w:cs="Times New Roman"/>
            <w:color w:val="000000" w:themeColor="text1" w:themeTint="FF" w:themeShade="FF"/>
            <w:sz w:val="20"/>
            <w:szCs w:val="20"/>
          </w:rPr>
          <w:t xml:space="preserve">, E. N. Knall, A. Suleymanzade, B. </w:t>
        </w:r>
        <w:r w:rsidRPr="11DB1593" w:rsidR="11DB1593">
          <w:rPr>
            <w:rFonts w:ascii="Times New Roman" w:hAnsi="Times New Roman" w:eastAsia="Times New Roman" w:cs="Times New Roman"/>
            <w:color w:val="000000" w:themeColor="text1" w:themeTint="FF" w:themeShade="FF"/>
            <w:sz w:val="20"/>
            <w:szCs w:val="20"/>
          </w:rPr>
          <w:t>Pingault</w:t>
        </w:r>
        <w:r w:rsidRPr="11DB1593" w:rsidR="11DB1593">
          <w:rPr>
            <w:rFonts w:ascii="Times New Roman" w:hAnsi="Times New Roman" w:eastAsia="Times New Roman" w:cs="Times New Roman"/>
            <w:color w:val="000000" w:themeColor="text1" w:themeTint="FF" w:themeShade="FF"/>
            <w:sz w:val="20"/>
            <w:szCs w:val="20"/>
          </w:rPr>
          <w:t xml:space="preserve">, M. Sutula, S. W. Ding, C. M. </w:t>
        </w:r>
        <w:r w:rsidRPr="11DB1593" w:rsidR="11DB1593">
          <w:rPr>
            <w:rFonts w:ascii="Times New Roman" w:hAnsi="Times New Roman" w:eastAsia="Times New Roman" w:cs="Times New Roman"/>
            <w:color w:val="000000" w:themeColor="text1" w:themeTint="FF" w:themeShade="FF"/>
            <w:sz w:val="20"/>
            <w:szCs w:val="20"/>
          </w:rPr>
          <w:t>Knaut</w:t>
        </w:r>
        <w:r w:rsidRPr="11DB1593" w:rsidR="11DB1593">
          <w:rPr>
            <w:rFonts w:ascii="Times New Roman" w:hAnsi="Times New Roman" w:eastAsia="Times New Roman" w:cs="Times New Roman"/>
            <w:color w:val="000000" w:themeColor="text1" w:themeTint="FF" w:themeShade="FF"/>
            <w:sz w:val="20"/>
            <w:szCs w:val="20"/>
          </w:rPr>
          <w:t xml:space="preserve">, D. R. Assumpcao, Y.-C. Wei, M. K. Bhaskar, R. Riedinger, D. D. </w:t>
        </w:r>
        <w:r w:rsidRPr="11DB1593" w:rsidR="11DB1593">
          <w:rPr>
            <w:rFonts w:ascii="Times New Roman" w:hAnsi="Times New Roman" w:eastAsia="Times New Roman" w:cs="Times New Roman"/>
            <w:color w:val="000000" w:themeColor="text1" w:themeTint="FF" w:themeShade="FF"/>
            <w:sz w:val="20"/>
            <w:szCs w:val="20"/>
          </w:rPr>
          <w:t>Sukachev</w:t>
        </w:r>
        <w:r w:rsidRPr="11DB1593" w:rsidR="11DB1593">
          <w:rPr>
            <w:rFonts w:ascii="Times New Roman" w:hAnsi="Times New Roman" w:eastAsia="Times New Roman" w:cs="Times New Roman"/>
            <w:color w:val="000000" w:themeColor="text1" w:themeTint="FF" w:themeShade="FF"/>
            <w:sz w:val="20"/>
            <w:szCs w:val="20"/>
          </w:rPr>
          <w:t xml:space="preserve">, H. Park, M. Lončar, D. S. Levonian, and M. D. Lukin, "Robust multi-qubit quantum network node with integrated error detection,"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0:16.419Z" w:id="254377931">
              <w:rPr>
                <w:rFonts w:ascii="Times New Roman" w:hAnsi="Times New Roman" w:eastAsia="Times New Roman" w:cs="Times New Roman"/>
                <w:color w:val="000000" w:themeColor="text1" w:themeTint="FF" w:themeShade="FF"/>
                <w:sz w:val="20"/>
                <w:szCs w:val="20"/>
              </w:rPr>
            </w:rPrChange>
          </w:rPr>
          <w:t>Science</w:t>
        </w:r>
        <w:r w:rsidRPr="11DB1593" w:rsidR="11DB1593">
          <w:rPr>
            <w:rFonts w:ascii="Times New Roman" w:hAnsi="Times New Roman" w:eastAsia="Times New Roman" w:cs="Times New Roman"/>
            <w:color w:val="000000" w:themeColor="text1" w:themeTint="FF" w:themeShade="FF"/>
            <w:sz w:val="20"/>
            <w:szCs w:val="20"/>
          </w:rPr>
          <w:t>, vol. 378, no. 6619, pp. 557-560, 2022.</w:t>
        </w:r>
      </w:ins>
    </w:p>
    <w:p w:rsidR="5F4DBE47" w:rsidP="5F4DBE47" w:rsidRDefault="5F4DBE47" w14:paraId="595AF917" w14:textId="2355B958">
      <w:pPr>
        <w:pStyle w:val="36"/>
        <w:widowControl w:val="0"/>
        <w:numPr>
          <w:ilvl w:val="0"/>
          <w:numId w:val="4"/>
        </w:numPr>
        <w:tabs>
          <w:tab w:val="left" w:leader="none" w:pos="187"/>
        </w:tabs>
        <w:spacing w:after="60"/>
        <w:rPr>
          <w:ins w:author="Karoki Mũgambi" w:date="2023-10-22T14:31:00.397Z" w:id="961621937"/>
          <w:rFonts w:ascii="Times New Roman" w:hAnsi="Times New Roman" w:eastAsia="Times New Roman" w:cs="Times New Roman"/>
          <w:color w:val="000000" w:themeColor="text1" w:themeTint="FF" w:themeShade="FF"/>
          <w:sz w:val="20"/>
          <w:szCs w:val="20"/>
        </w:rPr>
      </w:pPr>
      <w:ins w:author="Karoki Mũgambi" w:date="2023-10-18T12:41:47.739Z" w:id="223756760">
        <w:r w:rsidRPr="11DB1593" w:rsidR="11DB1593">
          <w:rPr>
            <w:rFonts w:ascii="Times New Roman" w:hAnsi="Times New Roman" w:eastAsia="Times New Roman" w:cs="Times New Roman"/>
            <w:color w:val="000000" w:themeColor="text1" w:themeTint="FF" w:themeShade="FF"/>
            <w:sz w:val="20"/>
            <w:szCs w:val="20"/>
          </w:rPr>
          <w:t xml:space="preserve">J. Ji, Y.-F. Wu, S. C. Wein, F. K. Asadi, R. Ghobadi, and C. Simon, "Proposal for room-temperature quantum repeaters with nitrogen-vacancy </w:t>
        </w:r>
        <w:r w:rsidRPr="11DB1593" w:rsidR="11DB1593">
          <w:rPr>
            <w:rFonts w:ascii="Times New Roman" w:hAnsi="Times New Roman" w:eastAsia="Times New Roman" w:cs="Times New Roman"/>
            <w:color w:val="000000" w:themeColor="text1" w:themeTint="FF" w:themeShade="FF"/>
            <w:sz w:val="20"/>
            <w:szCs w:val="20"/>
          </w:rPr>
          <w:t>centers</w:t>
        </w:r>
        <w:r w:rsidRPr="11DB1593" w:rsidR="11DB1593">
          <w:rPr>
            <w:rFonts w:ascii="Times New Roman" w:hAnsi="Times New Roman" w:eastAsia="Times New Roman" w:cs="Times New Roman"/>
            <w:color w:val="000000" w:themeColor="text1" w:themeTint="FF" w:themeShade="FF"/>
            <w:sz w:val="20"/>
            <w:szCs w:val="20"/>
          </w:rPr>
          <w:t xml:space="preserve"> and </w:t>
        </w:r>
        <w:r w:rsidRPr="11DB1593" w:rsidR="11DB1593">
          <w:rPr>
            <w:rFonts w:ascii="Times New Roman" w:hAnsi="Times New Roman" w:eastAsia="Times New Roman" w:cs="Times New Roman"/>
            <w:color w:val="000000" w:themeColor="text1" w:themeTint="FF" w:themeShade="FF"/>
            <w:sz w:val="20"/>
            <w:szCs w:val="20"/>
          </w:rPr>
          <w:t>optomechanics</w:t>
        </w:r>
        <w:r w:rsidRPr="11DB1593" w:rsidR="11DB1593">
          <w:rPr>
            <w:rFonts w:ascii="Times New Roman" w:hAnsi="Times New Roman" w:eastAsia="Times New Roman" w:cs="Times New Roman"/>
            <w:color w:val="000000" w:themeColor="text1" w:themeTint="FF" w:themeShade="FF"/>
            <w:sz w:val="20"/>
            <w:szCs w:val="20"/>
          </w:rPr>
          <w:t xml:space="preserve">,"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1:59.015Z" w:id="1123824130">
              <w:rPr>
                <w:rFonts w:ascii="Times New Roman" w:hAnsi="Times New Roman" w:eastAsia="Times New Roman" w:cs="Times New Roman"/>
                <w:color w:val="000000" w:themeColor="text1" w:themeTint="FF" w:themeShade="FF"/>
                <w:sz w:val="20"/>
                <w:szCs w:val="20"/>
              </w:rPr>
            </w:rPrChange>
          </w:rPr>
          <w:t>Quantum</w:t>
        </w:r>
        <w:r w:rsidRPr="11DB1593" w:rsidR="11DB1593">
          <w:rPr>
            <w:rFonts w:ascii="Times New Roman" w:hAnsi="Times New Roman" w:eastAsia="Times New Roman" w:cs="Times New Roman"/>
            <w:color w:val="000000" w:themeColor="text1" w:themeTint="FF" w:themeShade="FF"/>
            <w:sz w:val="20"/>
            <w:szCs w:val="20"/>
          </w:rPr>
          <w:t>, vol. 6, p. 669, Mar 2022.</w:t>
        </w:r>
      </w:ins>
    </w:p>
    <w:p w:rsidR="11DB1593" w:rsidP="11DB1593" w:rsidRDefault="11DB1593" w14:paraId="7C2A96DD" w14:textId="2BF772C3">
      <w:pPr>
        <w:pStyle w:val="36"/>
        <w:widowControl w:val="0"/>
        <w:numPr>
          <w:ilvl w:val="0"/>
          <w:numId w:val="4"/>
        </w:numPr>
        <w:tabs>
          <w:tab w:val="left" w:leader="none" w:pos="187"/>
        </w:tabs>
        <w:spacing w:after="60"/>
        <w:rPr>
          <w:ins w:author="Karoki Mũgambi" w:date="2023-10-18T12:42:48.193Z" w:id="1373203907"/>
          <w:rFonts w:ascii="Times New Roman" w:hAnsi="Times New Roman" w:eastAsia="Times New Roman" w:cs="Times New Roman"/>
          <w:color w:val="000000" w:themeColor="text1" w:themeTint="FF" w:themeShade="FF"/>
          <w:sz w:val="20"/>
          <w:szCs w:val="20"/>
        </w:rPr>
      </w:pPr>
      <w:ins w:author="Karoki Mũgambi" w:date="2023-10-22T14:31:03.215Z" w:id="837829454">
        <w:r w:rsidRPr="11DB1593" w:rsidR="11DB1593">
          <w:rPr>
            <w:rFonts w:ascii="Times New Roman" w:hAnsi="Times New Roman" w:eastAsia="Times New Roman" w:cs="Times New Roman"/>
            <w:color w:val="000000" w:themeColor="text1" w:themeTint="FF" w:themeShade="FF"/>
            <w:sz w:val="20"/>
            <w:szCs w:val="20"/>
          </w:rPr>
          <w:t xml:space="preserve">S. </w:t>
        </w:r>
        <w:r w:rsidRPr="11DB1593" w:rsidR="11DB1593">
          <w:rPr>
            <w:rFonts w:ascii="Times New Roman" w:hAnsi="Times New Roman" w:eastAsia="Times New Roman" w:cs="Times New Roman"/>
            <w:color w:val="000000" w:themeColor="text1" w:themeTint="FF" w:themeShade="FF"/>
            <w:sz w:val="20"/>
            <w:szCs w:val="20"/>
          </w:rPr>
          <w:t>Pirandola</w:t>
        </w:r>
        <w:r w:rsidRPr="11DB1593" w:rsidR="11DB1593">
          <w:rPr>
            <w:rFonts w:ascii="Times New Roman" w:hAnsi="Times New Roman" w:eastAsia="Times New Roman" w:cs="Times New Roman"/>
            <w:color w:val="000000" w:themeColor="text1" w:themeTint="FF" w:themeShade="FF"/>
            <w:sz w:val="20"/>
            <w:szCs w:val="20"/>
          </w:rPr>
          <w:t xml:space="preserve">, J. Eisert, C. </w:t>
        </w:r>
        <w:r w:rsidRPr="11DB1593" w:rsidR="11DB1593">
          <w:rPr>
            <w:rFonts w:ascii="Times New Roman" w:hAnsi="Times New Roman" w:eastAsia="Times New Roman" w:cs="Times New Roman"/>
            <w:color w:val="000000" w:themeColor="text1" w:themeTint="FF" w:themeShade="FF"/>
            <w:sz w:val="20"/>
            <w:szCs w:val="20"/>
          </w:rPr>
          <w:t>Weedbrook</w:t>
        </w:r>
        <w:r w:rsidRPr="11DB1593" w:rsidR="11DB1593">
          <w:rPr>
            <w:rFonts w:ascii="Times New Roman" w:hAnsi="Times New Roman" w:eastAsia="Times New Roman" w:cs="Times New Roman"/>
            <w:color w:val="000000" w:themeColor="text1" w:themeTint="FF" w:themeShade="FF"/>
            <w:sz w:val="20"/>
            <w:szCs w:val="20"/>
          </w:rPr>
          <w:t xml:space="preserve">, A. Furusawa, and S. L. Braunstein, "Advances in quantum teleportation,"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22T14:31:22.498Z" w:id="1388811904">
              <w:rPr>
                <w:rFonts w:ascii="Times New Roman" w:hAnsi="Times New Roman" w:eastAsia="Times New Roman" w:cs="Times New Roman"/>
                <w:color w:val="000000" w:themeColor="text1" w:themeTint="FF" w:themeShade="FF"/>
                <w:sz w:val="20"/>
                <w:szCs w:val="20"/>
              </w:rPr>
            </w:rPrChange>
          </w:rPr>
          <w:t>Nature Photonics</w:t>
        </w:r>
        <w:r w:rsidRPr="11DB1593" w:rsidR="11DB1593">
          <w:rPr>
            <w:rFonts w:ascii="Times New Roman" w:hAnsi="Times New Roman" w:eastAsia="Times New Roman" w:cs="Times New Roman"/>
            <w:color w:val="000000" w:themeColor="text1" w:themeTint="FF" w:themeShade="FF"/>
            <w:sz w:val="20"/>
            <w:szCs w:val="20"/>
          </w:rPr>
          <w:t>, vol. 9, no. 10, pp. 641–652, Oct 2015.</w:t>
        </w:r>
      </w:ins>
    </w:p>
    <w:p w:rsidR="5F4DBE47" w:rsidP="5F4DBE47" w:rsidRDefault="5F4DBE47" w14:paraId="4E62050E" w14:textId="2F324C76">
      <w:pPr>
        <w:pStyle w:val="36"/>
        <w:widowControl w:val="0"/>
        <w:numPr>
          <w:ilvl w:val="0"/>
          <w:numId w:val="4"/>
        </w:numPr>
        <w:tabs>
          <w:tab w:val="left" w:leader="none" w:pos="187"/>
        </w:tabs>
        <w:spacing w:after="60"/>
        <w:rPr>
          <w:ins w:author="Karoki Mũgambi" w:date="2023-10-18T12:44:56.988Z" w:id="2009937786"/>
          <w:rFonts w:ascii="Times New Roman" w:hAnsi="Times New Roman" w:eastAsia="Times New Roman" w:cs="Times New Roman"/>
          <w:color w:val="000000" w:themeColor="text1" w:themeTint="FF" w:themeShade="FF"/>
          <w:sz w:val="20"/>
          <w:szCs w:val="20"/>
        </w:rPr>
      </w:pPr>
      <w:ins w:author="Karoki Mũgambi" w:date="2023-10-18T12:42:49.037Z" w:id="424331565">
        <w:r w:rsidRPr="11DB1593" w:rsidR="11DB1593">
          <w:rPr>
            <w:rFonts w:ascii="Times New Roman" w:hAnsi="Times New Roman" w:eastAsia="Times New Roman" w:cs="Times New Roman"/>
            <w:color w:val="000000" w:themeColor="text1" w:themeTint="FF" w:themeShade="FF"/>
            <w:sz w:val="20"/>
            <w:szCs w:val="20"/>
          </w:rPr>
          <w:t xml:space="preserve">V. </w:t>
        </w:r>
        <w:r w:rsidRPr="11DB1593" w:rsidR="11DB1593">
          <w:rPr>
            <w:rFonts w:ascii="Times New Roman" w:hAnsi="Times New Roman" w:eastAsia="Times New Roman" w:cs="Times New Roman"/>
            <w:color w:val="000000" w:themeColor="text1" w:themeTint="FF" w:themeShade="FF"/>
            <w:sz w:val="20"/>
            <w:szCs w:val="20"/>
          </w:rPr>
          <w:t>Bayrakci</w:t>
        </w:r>
        <w:r w:rsidRPr="11DB1593" w:rsidR="11DB1593">
          <w:rPr>
            <w:rFonts w:ascii="Times New Roman" w:hAnsi="Times New Roman" w:eastAsia="Times New Roman" w:cs="Times New Roman"/>
            <w:color w:val="000000" w:themeColor="text1" w:themeTint="FF" w:themeShade="FF"/>
            <w:sz w:val="20"/>
            <w:szCs w:val="20"/>
          </w:rPr>
          <w:t xml:space="preserve"> and F. </w:t>
        </w:r>
        <w:r w:rsidRPr="11DB1593" w:rsidR="11DB1593">
          <w:rPr>
            <w:rFonts w:ascii="Times New Roman" w:hAnsi="Times New Roman" w:eastAsia="Times New Roman" w:cs="Times New Roman"/>
            <w:color w:val="000000" w:themeColor="text1" w:themeTint="FF" w:themeShade="FF"/>
            <w:sz w:val="20"/>
            <w:szCs w:val="20"/>
          </w:rPr>
          <w:t>Ozaydin</w:t>
        </w:r>
        <w:r w:rsidRPr="11DB1593" w:rsidR="11DB1593">
          <w:rPr>
            <w:rFonts w:ascii="Times New Roman" w:hAnsi="Times New Roman" w:eastAsia="Times New Roman" w:cs="Times New Roman"/>
            <w:color w:val="000000" w:themeColor="text1" w:themeTint="FF" w:themeShade="FF"/>
            <w:sz w:val="20"/>
            <w:szCs w:val="20"/>
          </w:rPr>
          <w:t xml:space="preserve">, "Quantum Zeno repeaters,"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3:01.409Z" w:id="940598815">
              <w:rPr>
                <w:rFonts w:ascii="Times New Roman" w:hAnsi="Times New Roman" w:eastAsia="Times New Roman" w:cs="Times New Roman"/>
                <w:color w:val="000000" w:themeColor="text1" w:themeTint="FF" w:themeShade="FF"/>
                <w:sz w:val="20"/>
                <w:szCs w:val="20"/>
              </w:rPr>
            </w:rPrChange>
          </w:rPr>
          <w:t>Scientific Reports</w:t>
        </w:r>
        <w:r w:rsidRPr="11DB1593" w:rsidR="11DB1593">
          <w:rPr>
            <w:rFonts w:ascii="Times New Roman" w:hAnsi="Times New Roman" w:eastAsia="Times New Roman" w:cs="Times New Roman"/>
            <w:color w:val="000000" w:themeColor="text1" w:themeTint="FF" w:themeShade="FF"/>
            <w:sz w:val="20"/>
            <w:szCs w:val="20"/>
          </w:rPr>
          <w:t>, vol. 12, no. 1, p. 15302, Sep 12, 2022.</w:t>
        </w:r>
      </w:ins>
    </w:p>
    <w:p w:rsidR="5F4DBE47" w:rsidP="5F4DBE47" w:rsidRDefault="5F4DBE47" w14:paraId="07D98259" w14:textId="4248B9BE">
      <w:pPr>
        <w:pStyle w:val="36"/>
        <w:widowControl w:val="0"/>
        <w:numPr>
          <w:ilvl w:val="0"/>
          <w:numId w:val="4"/>
        </w:numPr>
        <w:tabs>
          <w:tab w:val="left" w:leader="none" w:pos="187"/>
        </w:tabs>
        <w:spacing w:after="60"/>
        <w:rPr>
          <w:ins w:author="Karoki Mũgambi" w:date="2023-10-18T12:49:26.085Z" w:id="990461828"/>
          <w:rFonts w:ascii="Times New Roman" w:hAnsi="Times New Roman" w:eastAsia="Times New Roman" w:cs="Times New Roman"/>
          <w:color w:val="000000" w:themeColor="text1" w:themeTint="FF" w:themeShade="FF"/>
          <w:sz w:val="20"/>
          <w:szCs w:val="20"/>
        </w:rPr>
      </w:pPr>
      <w:ins w:author="Karoki Mũgambi" w:date="2023-10-18T12:44:58.033Z" w:id="998532074">
        <w:r w:rsidRPr="11DB1593" w:rsidR="11DB1593">
          <w:rPr>
            <w:rFonts w:ascii="Times New Roman" w:hAnsi="Times New Roman" w:eastAsia="Times New Roman" w:cs="Times New Roman"/>
            <w:color w:val="000000" w:themeColor="text1" w:themeTint="FF" w:themeShade="FF"/>
            <w:sz w:val="20"/>
            <w:szCs w:val="20"/>
          </w:rPr>
          <w:t xml:space="preserve">W. Kozlowski, A. Dahlberg, and S. Wehner, "Designing a Quantum Network Protocol," in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6:32.48Z" w:id="819724333">
              <w:rPr>
                <w:rFonts w:ascii="Times New Roman" w:hAnsi="Times New Roman" w:eastAsia="Times New Roman" w:cs="Times New Roman"/>
                <w:color w:val="000000" w:themeColor="text1" w:themeTint="FF" w:themeShade="FF"/>
                <w:sz w:val="20"/>
                <w:szCs w:val="20"/>
              </w:rPr>
            </w:rPrChange>
          </w:rPr>
          <w:t>Proceedings of the</w:t>
        </w:r>
        <w:r w:rsidRPr="11DB1593" w:rsidR="11DB1593">
          <w:rPr>
            <w:rFonts w:ascii="Times New Roman" w:hAnsi="Times New Roman" w:eastAsia="Times New Roman" w:cs="Times New Roman"/>
            <w:color w:val="000000" w:themeColor="text1" w:themeTint="FF" w:themeShade="FF"/>
            <w:sz w:val="20"/>
            <w:szCs w:val="20"/>
          </w:rPr>
          <w:t xml:space="preserve">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6:06.275Z" w:id="647976762">
              <w:rPr>
                <w:rFonts w:ascii="Times New Roman" w:hAnsi="Times New Roman" w:eastAsia="Times New Roman" w:cs="Times New Roman"/>
                <w:color w:val="000000" w:themeColor="text1" w:themeTint="FF" w:themeShade="FF"/>
                <w:sz w:val="20"/>
                <w:szCs w:val="20"/>
              </w:rPr>
            </w:rPrChange>
          </w:rPr>
          <w:t xml:space="preserve">16th International Conference on Emerging Networking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6:06.275Z" w:id="1535783394">
              <w:rPr>
                <w:rFonts w:ascii="Times New Roman" w:hAnsi="Times New Roman" w:eastAsia="Times New Roman" w:cs="Times New Roman"/>
                <w:color w:val="000000" w:themeColor="text1" w:themeTint="FF" w:themeShade="FF"/>
                <w:sz w:val="20"/>
                <w:szCs w:val="20"/>
              </w:rPr>
            </w:rPrChange>
          </w:rPr>
          <w:t>EXperiments</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6:06.275Z" w:id="947761934">
              <w:rPr>
                <w:rFonts w:ascii="Times New Roman" w:hAnsi="Times New Roman" w:eastAsia="Times New Roman" w:cs="Times New Roman"/>
                <w:color w:val="000000" w:themeColor="text1" w:themeTint="FF" w:themeShade="FF"/>
                <w:sz w:val="20"/>
                <w:szCs w:val="20"/>
              </w:rPr>
            </w:rPrChange>
          </w:rPr>
          <w:t xml:space="preserve"> and Technologies</w:t>
        </w:r>
        <w:r w:rsidRPr="11DB1593" w:rsidR="11DB1593">
          <w:rPr>
            <w:rFonts w:ascii="Times New Roman" w:hAnsi="Times New Roman" w:eastAsia="Times New Roman" w:cs="Times New Roman"/>
            <w:color w:val="000000" w:themeColor="text1" w:themeTint="FF" w:themeShade="FF"/>
            <w:sz w:val="20"/>
            <w:szCs w:val="20"/>
          </w:rPr>
          <w:t xml:space="preserve"> (</w:t>
        </w:r>
        <w:r w:rsidRPr="11DB1593" w:rsidR="11DB1593">
          <w:rPr>
            <w:rFonts w:ascii="Times New Roman" w:hAnsi="Times New Roman" w:eastAsia="Times New Roman" w:cs="Times New Roman"/>
            <w:color w:val="000000" w:themeColor="text1" w:themeTint="FF" w:themeShade="FF"/>
            <w:sz w:val="20"/>
            <w:szCs w:val="20"/>
          </w:rPr>
          <w:t>CoNEXT</w:t>
        </w:r>
        <w:r w:rsidRPr="11DB1593" w:rsidR="11DB1593">
          <w:rPr>
            <w:rFonts w:ascii="Times New Roman" w:hAnsi="Times New Roman" w:eastAsia="Times New Roman" w:cs="Times New Roman"/>
            <w:color w:val="000000" w:themeColor="text1" w:themeTint="FF" w:themeShade="FF"/>
            <w:sz w:val="20"/>
            <w:szCs w:val="20"/>
          </w:rPr>
          <w:t xml:space="preserve"> '20), Barcelona, Spain, </w:t>
        </w:r>
      </w:ins>
      <w:ins w:author="Karoki Mũgambi" w:date="2023-10-18T12:47:40.223Z" w:id="814238422">
        <w:r w:rsidRPr="11DB1593" w:rsidR="11DB1593">
          <w:rPr>
            <w:rFonts w:ascii="Times New Roman" w:hAnsi="Times New Roman" w:eastAsia="Times New Roman" w:cs="Times New Roman"/>
            <w:color w:val="000000" w:themeColor="text1" w:themeTint="FF" w:themeShade="FF"/>
            <w:sz w:val="20"/>
            <w:szCs w:val="20"/>
          </w:rPr>
          <w:t xml:space="preserve">pp. 1–16, </w:t>
        </w:r>
      </w:ins>
      <w:ins w:author="Karoki Mũgambi" w:date="2023-10-18T12:44:58.033Z" w:id="182375653">
        <w:r w:rsidRPr="11DB1593" w:rsidR="11DB1593">
          <w:rPr>
            <w:rFonts w:ascii="Times New Roman" w:hAnsi="Times New Roman" w:eastAsia="Times New Roman" w:cs="Times New Roman"/>
            <w:color w:val="000000" w:themeColor="text1" w:themeTint="FF" w:themeShade="FF"/>
            <w:sz w:val="20"/>
            <w:szCs w:val="20"/>
          </w:rPr>
          <w:t>2020</w:t>
        </w:r>
        <w:r w:rsidRPr="11DB1593" w:rsidR="11DB1593">
          <w:rPr>
            <w:rFonts w:ascii="Times New Roman" w:hAnsi="Times New Roman" w:eastAsia="Times New Roman" w:cs="Times New Roman"/>
            <w:color w:val="000000" w:themeColor="text1" w:themeTint="FF" w:themeShade="FF"/>
            <w:sz w:val="20"/>
            <w:szCs w:val="20"/>
          </w:rPr>
          <w:t>.</w:t>
        </w:r>
      </w:ins>
    </w:p>
    <w:p w:rsidR="5F4DBE47" w:rsidP="5F4DBE47" w:rsidRDefault="5F4DBE47" w14:paraId="2EFE3BB8" w14:textId="514EF97D">
      <w:pPr>
        <w:pStyle w:val="36"/>
        <w:widowControl w:val="0"/>
        <w:numPr>
          <w:ilvl w:val="0"/>
          <w:numId w:val="4"/>
        </w:numPr>
        <w:tabs>
          <w:tab w:val="left" w:leader="none" w:pos="187"/>
        </w:tabs>
        <w:spacing w:after="60"/>
        <w:rPr>
          <w:ins w:author="Karoki Mũgambi" w:date="2023-10-18T12:50:30.515Z" w:id="104435018"/>
          <w:rFonts w:ascii="Times New Roman" w:hAnsi="Times New Roman" w:eastAsia="Times New Roman" w:cs="Times New Roman"/>
          <w:color w:val="000000" w:themeColor="text1" w:themeTint="FF" w:themeShade="FF"/>
          <w:sz w:val="20"/>
          <w:szCs w:val="20"/>
        </w:rPr>
      </w:pPr>
      <w:ins w:author="Karoki Mũgambi" w:date="2023-10-18T12:49:28.434Z" w:id="650675529">
        <w:r w:rsidRPr="11DB1593" w:rsidR="11DB1593">
          <w:rPr>
            <w:rFonts w:ascii="Times New Roman" w:hAnsi="Times New Roman" w:eastAsia="Times New Roman" w:cs="Times New Roman"/>
            <w:color w:val="000000" w:themeColor="text1" w:themeTint="FF" w:themeShade="FF"/>
            <w:sz w:val="20"/>
            <w:szCs w:val="20"/>
          </w:rPr>
          <w:t xml:space="preserve">G.-Z. Song, F.-Z. Wu, M. Zhang, and G.-J. Yang, "Heralded quantum repeater based on the scattering of photons off single emitters using parametric down-conversion source,"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49:40.534Z" w:id="564372860">
              <w:rPr>
                <w:rFonts w:ascii="Times New Roman" w:hAnsi="Times New Roman" w:eastAsia="Times New Roman" w:cs="Times New Roman"/>
                <w:color w:val="000000" w:themeColor="text1" w:themeTint="FF" w:themeShade="FF"/>
                <w:sz w:val="20"/>
                <w:szCs w:val="20"/>
              </w:rPr>
            </w:rPrChange>
          </w:rPr>
          <w:t>Scientific Reports</w:t>
        </w:r>
        <w:r w:rsidRPr="11DB1593" w:rsidR="11DB1593">
          <w:rPr>
            <w:rFonts w:ascii="Times New Roman" w:hAnsi="Times New Roman" w:eastAsia="Times New Roman" w:cs="Times New Roman"/>
            <w:color w:val="000000" w:themeColor="text1" w:themeTint="FF" w:themeShade="FF"/>
            <w:sz w:val="20"/>
            <w:szCs w:val="20"/>
          </w:rPr>
          <w:t>, vol. 6, no. 1, p. 28744, Jun 28, 2016.</w:t>
        </w:r>
      </w:ins>
    </w:p>
    <w:p w:rsidR="5F4DBE47" w:rsidP="5F4DBE47" w:rsidRDefault="5F4DBE47" w14:paraId="0F415DE6" w14:textId="546EC24C">
      <w:pPr>
        <w:pStyle w:val="36"/>
        <w:widowControl w:val="0"/>
        <w:numPr>
          <w:ilvl w:val="0"/>
          <w:numId w:val="4"/>
        </w:numPr>
        <w:tabs>
          <w:tab w:val="left" w:leader="none" w:pos="187"/>
        </w:tabs>
        <w:spacing w:after="60"/>
        <w:rPr>
          <w:ins w:author="Karoki Mũgambi" w:date="2023-10-18T12:51:36.368Z" w:id="1639767880"/>
          <w:rFonts w:ascii="Times New Roman" w:hAnsi="Times New Roman" w:eastAsia="Times New Roman" w:cs="Times New Roman"/>
          <w:color w:val="000000" w:themeColor="text1" w:themeTint="FF" w:themeShade="FF"/>
          <w:sz w:val="20"/>
          <w:szCs w:val="20"/>
        </w:rPr>
      </w:pPr>
      <w:ins w:author="Karoki Mũgambi" w:date="2023-10-18T12:50:31.138Z" w:id="809671339">
        <w:r w:rsidRPr="11DB1593" w:rsidR="11DB1593">
          <w:rPr>
            <w:rFonts w:ascii="Times New Roman" w:hAnsi="Times New Roman" w:eastAsia="Times New Roman" w:cs="Times New Roman"/>
            <w:color w:val="000000" w:themeColor="text1" w:themeTint="FF" w:themeShade="FF"/>
            <w:sz w:val="20"/>
            <w:szCs w:val="20"/>
          </w:rPr>
          <w:t xml:space="preserve">X. Liu, J. Hu, Z.-F. Li, X. Li, P.-Y. Li, P.-J. Liang, Z.-Q. Zhou, C.-F. Li, and G.-C. Guo, "Heralded entanglement distribution between two absorptive quantum memories,"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50:40.868Z" w:id="1946908842">
              <w:rPr>
                <w:rFonts w:ascii="Times New Roman" w:hAnsi="Times New Roman" w:eastAsia="Times New Roman" w:cs="Times New Roman"/>
                <w:color w:val="000000" w:themeColor="text1" w:themeTint="FF" w:themeShade="FF"/>
                <w:sz w:val="20"/>
                <w:szCs w:val="20"/>
              </w:rPr>
            </w:rPrChange>
          </w:rPr>
          <w:t>Nature</w:t>
        </w:r>
        <w:r w:rsidRPr="11DB1593" w:rsidR="11DB1593">
          <w:rPr>
            <w:rFonts w:ascii="Times New Roman" w:hAnsi="Times New Roman" w:eastAsia="Times New Roman" w:cs="Times New Roman"/>
            <w:color w:val="000000" w:themeColor="text1" w:themeTint="FF" w:themeShade="FF"/>
            <w:sz w:val="20"/>
            <w:szCs w:val="20"/>
          </w:rPr>
          <w:t>, vol. 594, no. 7861, pp. 41–45, Jun 2021.</w:t>
        </w:r>
      </w:ins>
    </w:p>
    <w:p w:rsidR="5F4DBE47" w:rsidP="5F4DBE47" w:rsidRDefault="5F4DBE47" w14:paraId="645CD238" w14:textId="2DFEB225">
      <w:pPr>
        <w:pStyle w:val="36"/>
        <w:widowControl w:val="0"/>
        <w:numPr>
          <w:ilvl w:val="0"/>
          <w:numId w:val="4"/>
        </w:numPr>
        <w:tabs>
          <w:tab w:val="left" w:leader="none" w:pos="187"/>
        </w:tabs>
        <w:spacing w:after="60"/>
        <w:rPr>
          <w:ins w:author="Karoki Mũgambi" w:date="2023-10-18T12:53:09.686Z" w:id="1741466665"/>
          <w:rFonts w:ascii="Times New Roman" w:hAnsi="Times New Roman" w:eastAsia="Times New Roman" w:cs="Times New Roman"/>
          <w:color w:val="000000" w:themeColor="text1" w:themeTint="FF" w:themeShade="FF"/>
          <w:sz w:val="20"/>
          <w:szCs w:val="20"/>
        </w:rPr>
      </w:pPr>
      <w:ins w:author="Karoki Mũgambi" w:date="2023-10-18T12:51:37.366Z" w:id="1395722253">
        <w:r w:rsidRPr="11DB1593" w:rsidR="11DB1593">
          <w:rPr>
            <w:rFonts w:ascii="Times New Roman" w:hAnsi="Times New Roman" w:eastAsia="Times New Roman" w:cs="Times New Roman"/>
            <w:color w:val="000000" w:themeColor="text1" w:themeTint="FF" w:themeShade="FF"/>
            <w:sz w:val="20"/>
            <w:szCs w:val="20"/>
          </w:rPr>
          <w:t xml:space="preserve">L.-K. Chen, H.-L. Yong, P. Xu, X.-C. Yao, T. Xiang, Z.-D. Li, C. Liu, H. Lu, N.-L. Liu, L. Li, T. Yang, C.-Z. Peng, B. Zhao, Y.-A. Chen, and J.-W. Pan, "Experimental nested purification for a linear optical quantum repeater,"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51:51.537Z" w:id="1425429803">
              <w:rPr>
                <w:rFonts w:ascii="Times New Roman" w:hAnsi="Times New Roman" w:eastAsia="Times New Roman" w:cs="Times New Roman"/>
                <w:color w:val="000000" w:themeColor="text1" w:themeTint="FF" w:themeShade="FF"/>
                <w:sz w:val="20"/>
                <w:szCs w:val="20"/>
              </w:rPr>
            </w:rPrChange>
          </w:rPr>
          <w:t>Nature Photonics</w:t>
        </w:r>
        <w:r w:rsidRPr="11DB1593" w:rsidR="11DB1593">
          <w:rPr>
            <w:rFonts w:ascii="Times New Roman" w:hAnsi="Times New Roman" w:eastAsia="Times New Roman" w:cs="Times New Roman"/>
            <w:color w:val="000000" w:themeColor="text1" w:themeTint="FF" w:themeShade="FF"/>
            <w:sz w:val="20"/>
            <w:szCs w:val="20"/>
          </w:rPr>
          <w:t>, vol. 11, no. 11, pp. 695–699, Nov 2017.</w:t>
        </w:r>
      </w:ins>
    </w:p>
    <w:p w:rsidR="5F4DBE47" w:rsidP="5F4DBE47" w:rsidRDefault="5F4DBE47" w14:paraId="31D5D949" w14:textId="6BABE753">
      <w:pPr>
        <w:pStyle w:val="36"/>
        <w:widowControl w:val="0"/>
        <w:numPr>
          <w:ilvl w:val="0"/>
          <w:numId w:val="4"/>
        </w:numPr>
        <w:tabs>
          <w:tab w:val="left" w:leader="none" w:pos="187"/>
        </w:tabs>
        <w:spacing w:after="60"/>
        <w:rPr>
          <w:ins w:author="Karoki Mũgambi" w:date="2023-10-18T12:54:33.643Z" w:id="1939114420"/>
          <w:rFonts w:ascii="Times New Roman" w:hAnsi="Times New Roman" w:eastAsia="Times New Roman" w:cs="Times New Roman"/>
          <w:color w:val="000000" w:themeColor="text1" w:themeTint="FF" w:themeShade="FF"/>
          <w:sz w:val="20"/>
          <w:szCs w:val="20"/>
        </w:rPr>
      </w:pPr>
      <w:ins w:author="Karoki Mũgambi" w:date="2023-10-18T12:53:10.836Z" w:id="183225315">
        <w:r w:rsidRPr="11DB1593" w:rsidR="11DB1593">
          <w:rPr>
            <w:rFonts w:ascii="Times New Roman" w:hAnsi="Times New Roman" w:eastAsia="Times New Roman" w:cs="Times New Roman"/>
            <w:color w:val="000000" w:themeColor="text1" w:themeTint="FF" w:themeShade="FF"/>
            <w:sz w:val="20"/>
            <w:szCs w:val="20"/>
          </w:rPr>
          <w:t xml:space="preserve">L. Zhou, S.-S. Zhang, W. Zhong, and Y.-B. Sheng, "Multi-copy nested entanglement purification for quantum repeaters,"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53:26.065Z" w:id="618772849">
              <w:rPr>
                <w:rFonts w:ascii="Times New Roman" w:hAnsi="Times New Roman" w:eastAsia="Times New Roman" w:cs="Times New Roman"/>
                <w:color w:val="000000" w:themeColor="text1" w:themeTint="FF" w:themeShade="FF"/>
                <w:sz w:val="20"/>
                <w:szCs w:val="20"/>
              </w:rPr>
            </w:rPrChange>
          </w:rPr>
          <w:t>Annals of Physics</w:t>
        </w:r>
        <w:r w:rsidRPr="11DB1593" w:rsidR="11DB1593">
          <w:rPr>
            <w:rFonts w:ascii="Times New Roman" w:hAnsi="Times New Roman" w:eastAsia="Times New Roman" w:cs="Times New Roman"/>
            <w:color w:val="000000" w:themeColor="text1" w:themeTint="FF" w:themeShade="FF"/>
            <w:sz w:val="20"/>
            <w:szCs w:val="20"/>
          </w:rPr>
          <w:t>, vol. 412, p. 168042, 2020.</w:t>
        </w:r>
      </w:ins>
    </w:p>
    <w:p w:rsidR="23EEBC0D" w:rsidP="23EEBC0D" w:rsidRDefault="23EEBC0D" w14:paraId="625481A0" w14:textId="20B31C26">
      <w:pPr>
        <w:pStyle w:val="36"/>
        <w:widowControl w:val="0"/>
        <w:numPr>
          <w:ilvl w:val="0"/>
          <w:numId w:val="4"/>
        </w:numPr>
        <w:tabs>
          <w:tab w:val="left" w:leader="none" w:pos="187"/>
        </w:tabs>
        <w:spacing w:after="60"/>
        <w:rPr>
          <w:ins w:author="Karoki Mũgambi" w:date="2023-10-22T14:33:45.885Z" w:id="1190828254"/>
          <w:rFonts w:ascii="Times New Roman" w:hAnsi="Times New Roman" w:eastAsia="Times New Roman" w:cs="Times New Roman"/>
          <w:color w:val="000000" w:themeColor="text1" w:themeTint="FF" w:themeShade="FF"/>
          <w:sz w:val="20"/>
          <w:szCs w:val="20"/>
        </w:rPr>
      </w:pPr>
      <w:ins w:author="Karoki Mũgambi" w:date="2023-10-18T12:54:35.143Z" w:id="137340381">
        <w:r w:rsidRPr="11DB1593" w:rsidR="11DB1593">
          <w:rPr>
            <w:rFonts w:ascii="Times New Roman" w:hAnsi="Times New Roman" w:eastAsia="Times New Roman" w:cs="Times New Roman"/>
            <w:color w:val="000000" w:themeColor="text1" w:themeTint="FF" w:themeShade="FF"/>
            <w:sz w:val="20"/>
            <w:szCs w:val="20"/>
          </w:rPr>
          <w:t xml:space="preserve">J. </w:t>
        </w:r>
        <w:r w:rsidRPr="11DB1593" w:rsidR="11DB1593">
          <w:rPr>
            <w:rFonts w:ascii="Times New Roman" w:hAnsi="Times New Roman" w:eastAsia="Times New Roman" w:cs="Times New Roman"/>
            <w:color w:val="000000" w:themeColor="text1" w:themeTint="FF" w:themeShade="FF"/>
            <w:sz w:val="20"/>
            <w:szCs w:val="20"/>
          </w:rPr>
          <w:t>Preskill</w:t>
        </w:r>
        <w:r w:rsidRPr="11DB1593" w:rsidR="11DB1593">
          <w:rPr>
            <w:rFonts w:ascii="Times New Roman" w:hAnsi="Times New Roman" w:eastAsia="Times New Roman" w:cs="Times New Roman"/>
            <w:color w:val="000000" w:themeColor="text1" w:themeTint="FF" w:themeShade="FF"/>
            <w:sz w:val="20"/>
            <w:szCs w:val="20"/>
          </w:rPr>
          <w:t xml:space="preserve">, "Quantum Computing in the NISQ era and beyond," </w:t>
        </w:r>
        <w:r w:rsidRPr="11DB1593" w:rsidR="11DB1593">
          <w:rPr>
            <w:rFonts w:ascii="Times New Roman" w:hAnsi="Times New Roman" w:eastAsia="Times New Roman" w:cs="Times New Roman"/>
            <w:i w:val="1"/>
            <w:iCs w:val="1"/>
            <w:color w:val="000000" w:themeColor="text1" w:themeTint="FF" w:themeShade="FF"/>
            <w:sz w:val="20"/>
            <w:szCs w:val="20"/>
            <w:rPrChange w:author="Karoki Mũgambi" w:date="2023-10-18T12:54:45.574Z" w:id="466575330">
              <w:rPr>
                <w:rFonts w:ascii="Times New Roman" w:hAnsi="Times New Roman" w:eastAsia="Times New Roman" w:cs="Times New Roman"/>
                <w:color w:val="000000" w:themeColor="text1" w:themeTint="FF" w:themeShade="FF"/>
                <w:sz w:val="20"/>
                <w:szCs w:val="20"/>
              </w:rPr>
            </w:rPrChange>
          </w:rPr>
          <w:t>Quantum</w:t>
        </w:r>
        <w:r w:rsidRPr="11DB1593" w:rsidR="11DB1593">
          <w:rPr>
            <w:rFonts w:ascii="Times New Roman" w:hAnsi="Times New Roman" w:eastAsia="Times New Roman" w:cs="Times New Roman"/>
            <w:color w:val="000000" w:themeColor="text1" w:themeTint="FF" w:themeShade="FF"/>
            <w:sz w:val="20"/>
            <w:szCs w:val="20"/>
          </w:rPr>
          <w:t>, vol. 2, p. 79, Aug 2018.</w:t>
        </w:r>
      </w:ins>
      <w:ins w:author="Karoki Mũgambi" w:date="2023-10-18T13:33:32.202Z" w:id="2046070445">
        <w:r w:rsidRPr="11DB1593" w:rsidR="11DB1593">
          <w:rPr>
            <w:rFonts w:ascii="Times New Roman" w:hAnsi="Times New Roman" w:eastAsia="Times New Roman" w:cs="Times New Roman"/>
            <w:color w:val="000000" w:themeColor="text1" w:themeTint="FF" w:themeShade="FF"/>
            <w:sz w:val="20"/>
            <w:szCs w:val="20"/>
          </w:rPr>
          <w:t xml:space="preserve"> </w:t>
        </w:r>
      </w:ins>
    </w:p>
    <w:p w:rsidR="11DB1593" w:rsidP="11DB1593" w:rsidRDefault="11DB1593" w14:paraId="55916E5A" w14:textId="0ADBDB2C">
      <w:pPr>
        <w:pStyle w:val="36"/>
        <w:widowControl w:val="0"/>
        <w:numPr>
          <w:ilvl w:val="0"/>
          <w:numId w:val="4"/>
        </w:numPr>
        <w:tabs>
          <w:tab w:val="left" w:leader="none" w:pos="187"/>
        </w:tabs>
        <w:spacing w:after="60"/>
        <w:rPr>
          <w:ins w:author="Karoki Mũgambi" w:date="2023-10-18T13:34:01.852Z" w:id="1810947433"/>
          <w:rFonts w:ascii="Times New Roman" w:hAnsi="Times New Roman" w:eastAsia="Times New Roman" w:cs="Times New Roman"/>
          <w:color w:val="000000" w:themeColor="text1" w:themeTint="FF" w:themeShade="FF"/>
          <w:sz w:val="20"/>
          <w:szCs w:val="20"/>
        </w:rPr>
      </w:pPr>
      <w:ins w:author="Karoki Mũgambi" w:date="2023-10-22T14:34:44.222Z" w:id="1752090879">
        <w:r w:rsidRPr="11DB1593" w:rsidR="11DB1593">
          <w:rPr>
            <w:rFonts w:ascii="Times New Roman" w:hAnsi="Times New Roman" w:eastAsia="Times New Roman" w:cs="Times New Roman"/>
            <w:color w:val="000000" w:themeColor="text1" w:themeTint="FF" w:themeShade="FF"/>
            <w:sz w:val="20"/>
            <w:szCs w:val="20"/>
          </w:rPr>
          <w:t>A. K. Mũgambi, "Quantum Repeater Design," GitHub repository, 2023. [Online]. Available: https://github.com/Phystro/Quantum-Repeater-Design</w:t>
        </w:r>
      </w:ins>
    </w:p>
    <w:p w:rsidR="23EEBC0D" w:rsidP="11DB1593" w:rsidRDefault="23EEBC0D" w14:textId="1AAC30ED" w14:paraId="2D08AA84">
      <w:pPr>
        <w:pStyle w:val="36"/>
        <w:widowControl w:val="0"/>
        <w:numPr>
          <w:numId w:val="0"/>
        </w:numPr>
        <w:tabs>
          <w:tab w:val="left" w:leader="none" w:pos="187"/>
        </w:tabs>
        <w:spacing w:after="60"/>
        <w:ind w:left="0"/>
        <w:rPr>
          <w:rFonts w:ascii="Times New Roman" w:hAnsi="Times New Roman" w:eastAsia="Times New Roman" w:cs="Times New Roman"/>
          <w:color w:val="000000" w:themeColor="text1" w:themeTint="FF" w:themeShade="FF"/>
          <w:sz w:val="20"/>
          <w:szCs w:val="20"/>
        </w:rPr>
      </w:pPr>
      <w:ins w:author="Karoki Mũgambi" w:date="2023-10-18T13:34:09.805Z" w:id="702953090">
        <w:r/>
      </w:ins>
    </w:p>
    <w:sectPr>
      <w:headerReference w:type="first" r:id="rId6"/>
      <w:footerReference w:type="first" r:id="rId7"/>
      <w:headerReference w:type="default" r:id="rId4"/>
      <w:headerReference w:type="even" r:id="rId5"/>
      <w:endnotePr>
        <w:numFmt w:val="decimal"/>
      </w:endnotePr>
      <w:type w:val="continuous"/>
      <w:pgSz w:w="12240" w:h="15840" w:orient="portrait"/>
      <w:pgMar w:top="1440" w:right="1440" w:bottom="1440" w:left="1440" w:header="567" w:footer="170"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tbl>
    <w:tblPr>
      <w:tblStyle w:val="15"/>
      <w:tblW w:w="0" w:type="auto"/>
      <w:jc w:val="center"/>
      <w:tblLayout w:type="autofit"/>
      <w:tblCellMar>
        <w:top w:w="0" w:type="dxa"/>
        <w:left w:w="108" w:type="dxa"/>
        <w:bottom w:w="0" w:type="dxa"/>
        <w:right w:w="108" w:type="dxa"/>
      </w:tblCellMar>
    </w:tblPr>
    <w:tblGrid>
      <w:gridCol w:w="1708"/>
      <w:gridCol w:w="7149"/>
    </w:tblGrid>
    <w:tr xmlns:wp14="http://schemas.microsoft.com/office/word/2010/wordml" w:rsidTr="3731BB75" w14:paraId="0CA90DCE" wp14:textId="77777777">
      <w:tblPrEx>
        <w:tblCellMar>
          <w:top w:w="0" w:type="dxa"/>
          <w:left w:w="108" w:type="dxa"/>
          <w:bottom w:w="0" w:type="dxa"/>
          <w:right w:w="108" w:type="dxa"/>
        </w:tblCellMar>
      </w:tblPrEx>
      <w:trPr>
        <w:jc w:val="center"/>
      </w:trPr>
      <w:tc>
        <w:tcPr>
          <w:tcW w:w="0" w:type="auto"/>
          <w:shd w:val="clear" w:color="auto" w:fill="auto"/>
          <w:tcMar/>
          <w:vAlign w:val="center"/>
        </w:tcPr>
        <w:p w:rsidP="3731BB75" w14:paraId="72A3D3EC" wp14:textId="77777777">
          <w:pPr>
            <w:pStyle w:val="40"/>
            <w:numPr>
              <w:numId w:val="0"/>
            </w:numPr>
            <w:ind w:left="-85"/>
            <w:rPr>
              <w:rFonts w:eastAsia="宋体"/>
            </w:rPr>
          </w:pPr>
          <w:r>
            <w:drawing>
              <wp:inline xmlns:wp14="http://schemas.microsoft.com/office/word/2010/wordprocessingDrawing" wp14:editId="3DD37A95" wp14:anchorId="0D3CD3DA">
                <wp:extent cx="1001395" cy="360680"/>
                <wp:effectExtent l="0" t="0" r="0" b="0"/>
                <wp:docPr id="1" name="图片 26" descr="copyRight" title=""/>
                <wp:cNvGraphicFramePr>
                  <a:graphicFrameLocks noChangeAspect="1"/>
                </wp:cNvGraphicFramePr>
                <a:graphic>
                  <a:graphicData uri="http://schemas.openxmlformats.org/drawingml/2006/picture">
                    <pic:pic>
                      <pic:nvPicPr>
                        <pic:cNvPr id="0" name="图片 26"/>
                        <pic:cNvPicPr/>
                      </pic:nvPicPr>
                      <pic:blipFill>
                        <a:blip r:embed="R60da1131c8b0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1395" cy="360680"/>
                        </a:xfrm>
                        <a:prstGeom prst="rect">
                          <a:avLst/>
                        </a:prstGeom>
                      </pic:spPr>
                    </pic:pic>
                  </a:graphicData>
                </a:graphic>
              </wp:inline>
            </w:drawing>
          </w:r>
        </w:p>
      </w:tc>
      <w:tc>
        <w:tcPr>
          <w:tcW w:w="7149" w:type="dxa"/>
          <w:shd w:val="clear" w:color="auto" w:fill="auto"/>
          <w:tcMar/>
          <w:vAlign w:val="center"/>
        </w:tcPr>
        <w:p w:rsidP="3731BB75" w14:paraId="11485407" wp14:textId="77777777">
          <w:pPr>
            <w:pStyle w:val="40"/>
            <w:numPr>
              <w:numId w:val="0"/>
            </w:numPr>
            <w:spacing w:line="240" w:lineRule="auto"/>
            <w:ind w:left="-85"/>
            <w:rPr>
              <w:rFonts w:ascii="Times New Roman" w:hAnsi="Times New Roman" w:eastAsia="宋体"/>
            </w:rPr>
          </w:pPr>
          <w:r w:rsidRPr="3731BB75" w:rsidR="3731BB75">
            <w:rPr>
              <w:rFonts w:ascii="Times New Roman" w:hAnsi="Times New Roman"/>
            </w:rPr>
            <w:t>This work is licensed under a Creative Commons Attribution 4.0 International License, which permits unrestricted use, distribution, and reproduction in any medium, provided the original work is properly cited.</w:t>
          </w:r>
        </w:p>
      </w:tc>
    </w:tr>
  </w:tbl>
  <w:p xmlns:wp14="http://schemas.microsoft.com/office/word/2010/wordml" w14:paraId="0D0B940D" wp14:textId="7777777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44EAFD9C" wp14:textId="77777777">
      <w:pPr>
        <w:spacing w:before="0" w:after="0"/>
      </w:pPr>
      <w:r>
        <w:separator/>
      </w:r>
    </w:p>
  </w:footnote>
  <w:footnote w:type="continuationSeparator" w:id="1">
    <w:p xmlns:wp14="http://schemas.microsoft.com/office/word/2010/wordml" w14:paraId="4B94D5A5" wp14:textId="7777777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AE9DFB0" wp14:textId="77777777">
    <w:pPr>
      <w:pStyle w:val="11"/>
      <w:ind w:firstLine="360"/>
    </w:pPr>
    <w:r w:rsidR="3731BB75">
      <w:rPr/>
      <w:t xml:space="preserve"> </w:t>
    </w:r>
    <w:r w:rsidR="3731BB75">
      <w:rPr/>
      <w:t xml:space="preserve">          </w:t>
    </w:r>
  </w:p>
  <w:p xmlns:wp14="http://schemas.microsoft.com/office/word/2010/wordml" w:rsidP="3731BB75" w14:paraId="5AB08D1F" wp14:textId="77777777">
    <w:pPr>
      <w:pStyle w:val="32"/>
      <w:widowControl w:val="0"/>
      <w:snapToGrid w:val="0"/>
      <w:spacing w:before="0" w:after="0"/>
      <w:jc w:val="left"/>
      <w:rPr>
        <w:b w:val="0"/>
        <w:bCs w:val="0"/>
        <w:i w:val="1"/>
        <w:iCs w:val="1"/>
        <w:sz w:val="20"/>
        <w:szCs w:val="20"/>
        <w:u w:val="single"/>
      </w:rPr>
    </w:pPr>
    <w:r w:rsidRPr="3731BB75" w:rsidR="3731BB75">
      <w:rPr>
        <w:b w:val="0"/>
        <w:bCs w:val="0"/>
        <w:sz w:val="20"/>
        <w:szCs w:val="20"/>
      </w:rPr>
      <w:t>CMC, 202x, vol.xx, no.xx</w:t>
    </w:r>
    <w:r w:rsidRPr="3731BB75" w:rsidR="3731BB75">
      <w:rPr>
        <w:sz w:val="20"/>
        <w:szCs w:val="20"/>
      </w:rPr>
      <w:t xml:space="preserve">  </w:t>
    </w:r>
    <w:r w:rsidRPr="3731BB75" w:rsidR="3731BB75">
      <w:rPr>
        <w:sz w:val="20"/>
        <w:szCs w:val="20"/>
      </w:rPr>
      <w:t xml:space="preserve">                                                                                                                                      </w:t>
    </w:r>
    <w:r w:rsidRPr="3731BB75" w:rsidR="3731BB75">
      <w:rPr>
        <w:b w:val="0"/>
        <w:bCs w:val="0"/>
        <w:sz w:val="20"/>
        <w:szCs w:val="20"/>
      </w:rPr>
      <w:t>xxx</w:t>
    </w:r>
    <w:r w:rsidRPr="3731BB75" w:rsidR="3731BB75">
      <w:rPr>
        <w:b w:val="0"/>
        <w:bCs w:val="0"/>
        <w:sz w:val="20"/>
        <w:szCs w:val="20"/>
      </w:rPr>
      <w:t>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0061E4C" wp14:textId="77777777">
    <w:pPr>
      <w:pStyle w:val="11"/>
    </w:pPr>
  </w:p>
  <w:p xmlns:wp14="http://schemas.microsoft.com/office/word/2010/wordml" w:rsidP="3731BB75" w14:paraId="6E0798C2" wp14:textId="77777777">
    <w:pPr>
      <w:pStyle w:val="11"/>
      <w:rPr>
        <w:sz w:val="20"/>
        <w:szCs w:val="20"/>
      </w:rPr>
    </w:pPr>
    <w:r w:rsidRPr="3731BB75" w:rsidR="3731BB75">
      <w:rPr>
        <w:sz w:val="20"/>
        <w:szCs w:val="20"/>
      </w:rPr>
      <w:t xml:space="preserve">xxxx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bookmarkStart w:name="_Hlk41567306" w:id="2"/>
    <w:r w:rsidRPr="3731BB75" w:rsidR="3731BB75">
      <w:rPr>
        <w:sz w:val="20"/>
        <w:szCs w:val="20"/>
      </w:rPr>
      <w:t xml:space="preserve">            CMC, 202x, vol.xx, no.xx</w:t>
    </w:r>
    <w:bookmarkEnd w:id="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rsidP="3731BB75" w14:paraId="150CB229" wp14:textId="77777777">
    <w:pPr>
      <w:pStyle w:val="11"/>
      <w:pBdr>
        <w:bottom w:val="none" w:color="FF000000" w:sz="0" w:space="0"/>
      </w:pBdr>
      <w:spacing w:after="0"/>
    </w:pPr>
    <w:r>
      <w:drawing>
        <wp:inline xmlns:wp14="http://schemas.microsoft.com/office/word/2010/wordprocessingDrawing" distT="0" distB="0" distL="114300" distR="114300" wp14:anchorId="2F0C9271" wp14:editId="7777777">
          <wp:extent cx="1764030" cy="440690"/>
          <wp:effectExtent l="0" t="0" r="0" b="1270"/>
          <wp:docPr id="6" name="图片 6" descr="C:\Users\先若尘\Desktop\TSP\杂\计算机事业部相关\计算机logo\JQC-logo.pngJQ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先若尘\Desktop\TSP\杂\计算机事业部相关\计算机logo\JQC-logo.pngJQC-logo"/>
                  <pic:cNvPicPr>
                    <a:picLocks noChangeAspect="1"/>
                  </pic:cNvPicPr>
                </pic:nvPicPr>
                <pic:blipFill>
                  <a:blip r:embed="rId1"/>
                  <a:srcRect/>
                  <a:stretch>
                    <a:fillRect/>
                  </a:stretch>
                </pic:blipFill>
                <pic:spPr>
                  <a:xfrm>
                    <a:off x="0" y="0"/>
                    <a:ext cx="1764030" cy="440690"/>
                  </a:xfrm>
                  <a:prstGeom prst="rect">
                    <a:avLst/>
                  </a:prstGeom>
                </pic:spPr>
              </pic:pic>
            </a:graphicData>
          </a:graphic>
        </wp:inline>
      </w:drawing>
    </w:r>
    <w:r>
      <w:drawing>
        <wp:anchor xmlns:wp14="http://schemas.microsoft.com/office/word/2010/wordprocessingDrawing" distT="0" distB="0" distL="114300" distR="114300" simplePos="0" relativeHeight="251659264" behindDoc="0" locked="0" layoutInCell="1" allowOverlap="1" wp14:anchorId="26FDE6BF" wp14:editId="7777777">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935" cy="207010"/>
                  </a:xfrm>
                  <a:prstGeom prst="rect">
                    <a:avLst/>
                  </a:prstGeom>
                  <a:noFill/>
                  <a:ln>
                    <a:noFill/>
                  </a:ln>
                </pic:spPr>
              </pic:pic>
            </a:graphicData>
          </a:graphic>
        </wp:anchor>
      </w:drawing>
    </w:r>
  </w:p>
  <w:p xmlns:wp14="http://schemas.microsoft.com/office/word/2010/wordml" w:rsidP="3731BB75" w14:paraId="0E27B00A" wp14:textId="77777777">
    <w:pPr>
      <w:pStyle w:val="11"/>
      <w:pBdr>
        <w:bottom w:val="single" w:color="FF000000" w:sz="4" w:space="0"/>
      </w:pBdr>
      <w:spacing w:after="0"/>
      <w:rPr>
        <w:i w:val="1"/>
        <w:iCs w:val="1"/>
        <w:sz w:val="18"/>
        <w:szCs w:val="18"/>
      </w:rPr>
    </w:pPr>
  </w:p>
</w:hdr>
</file>

<file path=word/intelligence2.xml><?xml version="1.0" encoding="utf-8"?>
<int2:intelligence xmlns:int2="http://schemas.microsoft.com/office/intelligence/2020/intelligence">
  <int2:observations>
    <int2:textHash int2:hashCode="X7hmfAdY8Vhf1A" int2:id="BQPHhBrI">
      <int2:state int2:type="AugLoop_Text_Critique" int2:value="Rejected"/>
    </int2:textHash>
    <int2:textHash int2:hashCode="NdtIVu6evEPuoW" int2:id="6qSra34p">
      <int2:state int2:type="AugLoop_Text_Critique" int2:value="Rejected"/>
    </int2:textHash>
    <int2:textHash int2:hashCode="lWOEVApvRN6EiU" int2:id="moIP93db">
      <int2:state int2:type="AugLoop_Text_Critique" int2:value="Rejected"/>
    </int2:textHash>
    <int2:textHash int2:hashCode="AkUAcmsDOLxs0F" int2:id="u3TAcjE3">
      <int2:state int2:type="AugLoop_Text_Critique" int2:value="Rejected"/>
    </int2:textHash>
    <int2:textHash int2:hashCode="viddvCeV9BMrTk" int2:id="qaFyLe0D">
      <int2:state int2:type="AugLoop_Text_Critique" int2:value="Rejected"/>
    </int2:textHash>
    <int2:textHash int2:hashCode="08T2t6+JwljKml" int2:id="izNMcAoV">
      <int2:state int2:type="AugLoop_Text_Critique" int2:value="Rejected"/>
    </int2:textHash>
    <int2:textHash int2:hashCode="zaa7JzxGrgJUMB" int2:id="0gEAGXc1">
      <int2:state int2:type="AugLoop_Text_Critique" int2:value="Rejected"/>
    </int2:textHash>
    <int2:textHash int2:hashCode="GxWDV46EegNn/U" int2:id="L7IPURZ1">
      <int2:state int2:type="AugLoop_Text_Critique" int2:value="Rejected"/>
    </int2:textHash>
    <int2:textHash int2:hashCode="FwF1fFXLo7VHmU" int2:id="szW7FJbT">
      <int2:state int2:type="AugLoop_Text_Critique" int2:value="Rejected"/>
    </int2:textHash>
    <int2:textHash int2:hashCode="mzgBhJ91AIKweP" int2:id="NoNLVcW6">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6">
    <w:nsid w:val="5fb236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13dcba5"/>
    <w:multiLevelType xmlns:w="http://schemas.openxmlformats.org/wordprocessingml/2006/main" w:val="hybridMultilevel"/>
    <w:lvl xmlns:w="http://schemas.openxmlformats.org/wordprocessingml/2006/main" w:ilvl="0">
      <w:start w:val="1"/>
      <w:numFmt w:val="decimal"/>
      <w:lvlText w:val="[%1]"/>
      <w:lvlJc w:val="left"/>
      <w:pPr>
        <w:ind w:left="420" w:hanging="360"/>
      </w:pPr>
    </w:lvl>
    <w:lvl xmlns:w="http://schemas.openxmlformats.org/wordprocessingml/2006/main" w:ilvl="1">
      <w:start w:val="1"/>
      <w:numFmt w:val="lowerLetter"/>
      <w:lvlText w:val="%2."/>
      <w:lvlJc w:val="left"/>
      <w:pPr>
        <w:ind w:left="840" w:hanging="360"/>
      </w:pPr>
    </w:lvl>
    <w:lvl xmlns:w="http://schemas.openxmlformats.org/wordprocessingml/2006/main" w:ilvl="2">
      <w:start w:val="1"/>
      <w:numFmt w:val="lowerRoman"/>
      <w:lvlText w:val="%3."/>
      <w:lvlJc w:val="right"/>
      <w:pPr>
        <w:ind w:left="1260" w:hanging="180"/>
      </w:pPr>
    </w:lvl>
    <w:lvl xmlns:w="http://schemas.openxmlformats.org/wordprocessingml/2006/main" w:ilvl="3">
      <w:start w:val="1"/>
      <w:numFmt w:val="decimal"/>
      <w:lvlText w:val="%4."/>
      <w:lvlJc w:val="left"/>
      <w:pPr>
        <w:ind w:left="1680" w:hanging="360"/>
      </w:pPr>
    </w:lvl>
    <w:lvl xmlns:w="http://schemas.openxmlformats.org/wordprocessingml/2006/main" w:ilvl="4">
      <w:start w:val="1"/>
      <w:numFmt w:val="lowerLetter"/>
      <w:lvlText w:val="%5."/>
      <w:lvlJc w:val="left"/>
      <w:pPr>
        <w:ind w:left="2100" w:hanging="360"/>
      </w:pPr>
    </w:lvl>
    <w:lvl xmlns:w="http://schemas.openxmlformats.org/wordprocessingml/2006/main" w:ilvl="5">
      <w:start w:val="1"/>
      <w:numFmt w:val="lowerRoman"/>
      <w:lvlText w:val="%6."/>
      <w:lvlJc w:val="right"/>
      <w:pPr>
        <w:ind w:left="2520" w:hanging="180"/>
      </w:pPr>
    </w:lvl>
    <w:lvl xmlns:w="http://schemas.openxmlformats.org/wordprocessingml/2006/main" w:ilvl="6">
      <w:start w:val="1"/>
      <w:numFmt w:val="decimal"/>
      <w:lvlText w:val="%7."/>
      <w:lvlJc w:val="left"/>
      <w:pPr>
        <w:ind w:left="2940" w:hanging="360"/>
      </w:pPr>
    </w:lvl>
    <w:lvl xmlns:w="http://schemas.openxmlformats.org/wordprocessingml/2006/main" w:ilvl="7">
      <w:start w:val="1"/>
      <w:numFmt w:val="lowerLetter"/>
      <w:lvlText w:val="%8."/>
      <w:lvlJc w:val="left"/>
      <w:pPr>
        <w:ind w:left="3360" w:hanging="360"/>
      </w:pPr>
    </w:lvl>
    <w:lvl xmlns:w="http://schemas.openxmlformats.org/wordprocessingml/2006/main" w:ilvl="8">
      <w:start w:val="1"/>
      <w:numFmt w:val="lowerRoman"/>
      <w:lvlText w:val="%9."/>
      <w:lvlJc w:val="right"/>
      <w:pPr>
        <w:ind w:left="3780" w:hanging="180"/>
      </w:pPr>
    </w:lvl>
  </w:abstractNum>
  <w:abstractNum xmlns:w="http://schemas.openxmlformats.org/wordprocessingml/2006/main" w:abstractNumId="4">
    <w:nsid w:val="37729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250A245F"/>
    <w:multiLevelType w:val="multilevel"/>
    <w:tmpl w:val="250A245F"/>
    <w:lvl w:ilvl="0" w:tentative="0">
      <w:start w:val="1"/>
      <w:numFmt w:val="decimal"/>
      <w:pStyle w:val="40"/>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877D64"/>
    <w:multiLevelType w:val="singleLevel"/>
    <w:tmpl w:val="3A877D64"/>
    <w:lvl w:ilvl="0" w:tentative="0">
      <w:start w:val="1"/>
      <w:numFmt w:val="decimal"/>
      <w:pStyle w:val="36"/>
      <w:lvlText w:val="[%1]"/>
      <w:lvlJc w:val="left"/>
      <w:pPr>
        <w:tabs>
          <w:tab w:val="left" w:pos="1170"/>
        </w:tabs>
        <w:ind w:left="1170" w:hanging="360"/>
      </w:pPr>
      <w:rPr>
        <w:i w:val="0"/>
      </w:rPr>
    </w:lvl>
  </w:abstractNum>
  <w:abstractNum w:abstractNumId="2">
    <w:nsid w:val="3D9C3ADD"/>
    <w:multiLevelType w:val="multilevel"/>
    <w:tmpl w:val="3D9C3ADD"/>
    <w:lvl w:ilvl="0" w:tentative="0">
      <w:start w:val="1"/>
      <w:numFmt w:val="bullet"/>
      <w:lvlText w:val=""/>
      <w:lvlJc w:val="left"/>
      <w:pPr>
        <w:ind w:left="800" w:hanging="360"/>
      </w:pPr>
      <w:rPr>
        <w:rFonts w:hint="default" w:ascii="Wingdings" w:hAnsi="Wingdings"/>
        <w:sz w:val="16"/>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3">
    <w:nsid w:val="44954436"/>
    <w:multiLevelType w:val="multilevel"/>
    <w:tmpl w:val="449544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7">
    <w:abstractNumId w:val="6"/>
  </w:num>
  <w:num w:numId="6">
    <w:abstractNumId w:val="5"/>
  </w:num>
  <w:num w:numId="5">
    <w:abstractNumId w:val="4"/>
  </w:num>
  <w:num w:numId="1">
    <w:abstractNumId w:val="1"/>
  </w:num>
  <w:num w:numId="2">
    <w:abstractNumId w:val="0"/>
  </w:num>
  <w:num w:numId="3">
    <w:abstractNumId w:val="2"/>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1"/>
  <w:bordersDoNotSurroundFooter w:val="1"/>
  <w:attachedTemplate r:id="rId1"/>
  <w:trackRevisions w:val="false"/>
  <w:documentProtection w:enforcement="0"/>
  <w:defaultTabStop w:val="720"/>
  <w:evenAndOddHeaders w:val="1"/>
  <w:drawingGridHorizontalSpacing w:val="110"/>
  <w:drawingGridVerticalSpacing w:val="299"/>
  <w:displayHorizontalDrawingGridEvery w:val="0"/>
  <w:displayVerticalDrawingGridEvery w:val="0"/>
  <w:noPunctuationKerning w:val="1"/>
  <w:characterSpacingControl w:val="doNotCompress"/>
  <w:footnotePr>
    <w:footnote w:id="0"/>
    <w:footnote w:id="1"/>
  </w:footnotePr>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wMjUyNbU0tzQyNjFS0lEKTi0uzszPAykwtKwFABv6U4AtAAAA"/>
    <w:docVar w:name="commondata" w:val="eyJoZGlkIjoiYzZkNzQ4ZWFiZmQ4NTRhOWRkZTk3YTMwMjlmMmZhYmUifQ=="/>
  </w:docVars>
  <w:rsids>
    <w:rsidRoot w:val="001669B6"/>
    <w:rsid w:val="00000B23"/>
    <w:rsid w:val="00003B20"/>
    <w:rsid w:val="00006D92"/>
    <w:rsid w:val="00032C7B"/>
    <w:rsid w:val="0003563A"/>
    <w:rsid w:val="0005511E"/>
    <w:rsid w:val="00064C30"/>
    <w:rsid w:val="000670F2"/>
    <w:rsid w:val="00073333"/>
    <w:rsid w:val="000800E7"/>
    <w:rsid w:val="00083A83"/>
    <w:rsid w:val="00085932"/>
    <w:rsid w:val="000866B4"/>
    <w:rsid w:val="00087E97"/>
    <w:rsid w:val="00090C83"/>
    <w:rsid w:val="00097476"/>
    <w:rsid w:val="000A1BC5"/>
    <w:rsid w:val="000A5EA8"/>
    <w:rsid w:val="000B291E"/>
    <w:rsid w:val="000B4E52"/>
    <w:rsid w:val="000B62D6"/>
    <w:rsid w:val="000B7215"/>
    <w:rsid w:val="000C1640"/>
    <w:rsid w:val="000C4AD3"/>
    <w:rsid w:val="000C5F53"/>
    <w:rsid w:val="000C612C"/>
    <w:rsid w:val="000D3AF7"/>
    <w:rsid w:val="000E4CC2"/>
    <w:rsid w:val="000E5307"/>
    <w:rsid w:val="000E7FA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576C4"/>
    <w:rsid w:val="00160DDB"/>
    <w:rsid w:val="001669B6"/>
    <w:rsid w:val="001766AB"/>
    <w:rsid w:val="00182788"/>
    <w:rsid w:val="001836E5"/>
    <w:rsid w:val="00183890"/>
    <w:rsid w:val="00194A8F"/>
    <w:rsid w:val="001A0E56"/>
    <w:rsid w:val="001B34A5"/>
    <w:rsid w:val="001B4751"/>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537E"/>
    <w:rsid w:val="00225F09"/>
    <w:rsid w:val="00230266"/>
    <w:rsid w:val="002379F1"/>
    <w:rsid w:val="00240EBA"/>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27CF1"/>
    <w:rsid w:val="003371BA"/>
    <w:rsid w:val="00341402"/>
    <w:rsid w:val="00342B33"/>
    <w:rsid w:val="0034580A"/>
    <w:rsid w:val="003468EF"/>
    <w:rsid w:val="003539C6"/>
    <w:rsid w:val="00365A81"/>
    <w:rsid w:val="00366961"/>
    <w:rsid w:val="00385706"/>
    <w:rsid w:val="00393997"/>
    <w:rsid w:val="00396806"/>
    <w:rsid w:val="003A6CC4"/>
    <w:rsid w:val="003A7BFA"/>
    <w:rsid w:val="003B40D8"/>
    <w:rsid w:val="003C774D"/>
    <w:rsid w:val="003D4603"/>
    <w:rsid w:val="003D4EE0"/>
    <w:rsid w:val="003E081D"/>
    <w:rsid w:val="003E5F8B"/>
    <w:rsid w:val="003E75C9"/>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9238F"/>
    <w:rsid w:val="004939D5"/>
    <w:rsid w:val="00497464"/>
    <w:rsid w:val="004A0CF1"/>
    <w:rsid w:val="004A2919"/>
    <w:rsid w:val="004A4EE3"/>
    <w:rsid w:val="004A5A3C"/>
    <w:rsid w:val="004A7C19"/>
    <w:rsid w:val="004B001F"/>
    <w:rsid w:val="004B275F"/>
    <w:rsid w:val="004B3447"/>
    <w:rsid w:val="004C1C09"/>
    <w:rsid w:val="004C7B2D"/>
    <w:rsid w:val="004D0316"/>
    <w:rsid w:val="004D634D"/>
    <w:rsid w:val="004E1A24"/>
    <w:rsid w:val="004E2992"/>
    <w:rsid w:val="004E3C7B"/>
    <w:rsid w:val="004E42B4"/>
    <w:rsid w:val="004F2695"/>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50B5"/>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3F71"/>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33CC"/>
    <w:rsid w:val="006C4F36"/>
    <w:rsid w:val="006C5A9F"/>
    <w:rsid w:val="006C669A"/>
    <w:rsid w:val="006D1845"/>
    <w:rsid w:val="006E529B"/>
    <w:rsid w:val="00700D76"/>
    <w:rsid w:val="00715CEF"/>
    <w:rsid w:val="00721F46"/>
    <w:rsid w:val="00724481"/>
    <w:rsid w:val="0072486B"/>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9320D"/>
    <w:rsid w:val="008A0A83"/>
    <w:rsid w:val="008A4677"/>
    <w:rsid w:val="008B4D15"/>
    <w:rsid w:val="008B5E1D"/>
    <w:rsid w:val="008B7517"/>
    <w:rsid w:val="008D46B7"/>
    <w:rsid w:val="008E4E2B"/>
    <w:rsid w:val="008E66F3"/>
    <w:rsid w:val="008F4E22"/>
    <w:rsid w:val="00903EF2"/>
    <w:rsid w:val="0090605B"/>
    <w:rsid w:val="0090751C"/>
    <w:rsid w:val="00930EE8"/>
    <w:rsid w:val="00932977"/>
    <w:rsid w:val="009358A9"/>
    <w:rsid w:val="00947FC1"/>
    <w:rsid w:val="009561E7"/>
    <w:rsid w:val="00956EEB"/>
    <w:rsid w:val="00962A13"/>
    <w:rsid w:val="00980273"/>
    <w:rsid w:val="0098369E"/>
    <w:rsid w:val="00985600"/>
    <w:rsid w:val="00991F29"/>
    <w:rsid w:val="009A00B4"/>
    <w:rsid w:val="009A25BC"/>
    <w:rsid w:val="009B234A"/>
    <w:rsid w:val="009B328A"/>
    <w:rsid w:val="009B54FB"/>
    <w:rsid w:val="009C322B"/>
    <w:rsid w:val="009D0E79"/>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4CF9"/>
    <w:rsid w:val="00AD5C9E"/>
    <w:rsid w:val="00AE022E"/>
    <w:rsid w:val="00AE4D3E"/>
    <w:rsid w:val="00AE4DD0"/>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F2407"/>
    <w:rsid w:val="00BF2CB6"/>
    <w:rsid w:val="00BF3127"/>
    <w:rsid w:val="00BF3533"/>
    <w:rsid w:val="00C12EC6"/>
    <w:rsid w:val="00C156EE"/>
    <w:rsid w:val="00C20202"/>
    <w:rsid w:val="00C37F72"/>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3591"/>
    <w:rsid w:val="00CA6F40"/>
    <w:rsid w:val="00CB5683"/>
    <w:rsid w:val="00CC135C"/>
    <w:rsid w:val="00CC16E0"/>
    <w:rsid w:val="00CD098D"/>
    <w:rsid w:val="00CD5ED2"/>
    <w:rsid w:val="00CE15D2"/>
    <w:rsid w:val="00CE46C5"/>
    <w:rsid w:val="00CE76B7"/>
    <w:rsid w:val="00CF0405"/>
    <w:rsid w:val="00CF66D3"/>
    <w:rsid w:val="00D05177"/>
    <w:rsid w:val="00D132B9"/>
    <w:rsid w:val="00D154EC"/>
    <w:rsid w:val="00D268B8"/>
    <w:rsid w:val="00D41E1F"/>
    <w:rsid w:val="00D45FAA"/>
    <w:rsid w:val="00D512E8"/>
    <w:rsid w:val="00D61B2E"/>
    <w:rsid w:val="00D63CB5"/>
    <w:rsid w:val="00D654E4"/>
    <w:rsid w:val="00D731A9"/>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4F1A"/>
    <w:rsid w:val="00E101B0"/>
    <w:rsid w:val="00E11F8F"/>
    <w:rsid w:val="00E161D7"/>
    <w:rsid w:val="00E21EAB"/>
    <w:rsid w:val="00E23E50"/>
    <w:rsid w:val="00E25BCF"/>
    <w:rsid w:val="00E27CA0"/>
    <w:rsid w:val="00E472C3"/>
    <w:rsid w:val="00E479A3"/>
    <w:rsid w:val="00E479D3"/>
    <w:rsid w:val="00E50331"/>
    <w:rsid w:val="00E53468"/>
    <w:rsid w:val="00E64F9D"/>
    <w:rsid w:val="00E71582"/>
    <w:rsid w:val="00E80B91"/>
    <w:rsid w:val="00E82241"/>
    <w:rsid w:val="00E82A77"/>
    <w:rsid w:val="00E861BD"/>
    <w:rsid w:val="00E9429A"/>
    <w:rsid w:val="00E97DE4"/>
    <w:rsid w:val="00EA2183"/>
    <w:rsid w:val="00EB1611"/>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25B39"/>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1B19"/>
    <w:rsid w:val="00FC5A09"/>
    <w:rsid w:val="00FD0521"/>
    <w:rsid w:val="00FE1378"/>
    <w:rsid w:val="00FE1A59"/>
    <w:rsid w:val="00FE21B7"/>
    <w:rsid w:val="00FE5546"/>
    <w:rsid w:val="00FF6F51"/>
    <w:rsid w:val="0269C104"/>
    <w:rsid w:val="0DE0D8BB"/>
    <w:rsid w:val="0E80608C"/>
    <w:rsid w:val="103E5368"/>
    <w:rsid w:val="1040514B"/>
    <w:rsid w:val="11DB1593"/>
    <w:rsid w:val="12D4B83D"/>
    <w:rsid w:val="13F1CF98"/>
    <w:rsid w:val="15410F30"/>
    <w:rsid w:val="1840C0F7"/>
    <w:rsid w:val="18C66D91"/>
    <w:rsid w:val="19091DF2"/>
    <w:rsid w:val="22A0B304"/>
    <w:rsid w:val="23EEBC0D"/>
    <w:rsid w:val="245EA80A"/>
    <w:rsid w:val="2501EC41"/>
    <w:rsid w:val="288D0D28"/>
    <w:rsid w:val="2DEE50D4"/>
    <w:rsid w:val="2E74E9F8"/>
    <w:rsid w:val="30B33C47"/>
    <w:rsid w:val="357A42B1"/>
    <w:rsid w:val="3731BB75"/>
    <w:rsid w:val="38A18699"/>
    <w:rsid w:val="3A0466D3"/>
    <w:rsid w:val="3B6EDE19"/>
    <w:rsid w:val="3EEDDA0C"/>
    <w:rsid w:val="410E6905"/>
    <w:rsid w:val="44EE74D8"/>
    <w:rsid w:val="46F95B1F"/>
    <w:rsid w:val="4930D109"/>
    <w:rsid w:val="49B760FE"/>
    <w:rsid w:val="4AD14F9E"/>
    <w:rsid w:val="4AEBD85C"/>
    <w:rsid w:val="4AFF1FEE"/>
    <w:rsid w:val="4DD406CB"/>
    <w:rsid w:val="4E9AC320"/>
    <w:rsid w:val="568D0913"/>
    <w:rsid w:val="58C47EF0"/>
    <w:rsid w:val="58C8ADC6"/>
    <w:rsid w:val="5A5F6122"/>
    <w:rsid w:val="5AF6DF62"/>
    <w:rsid w:val="5F4DBE47"/>
    <w:rsid w:val="606D845C"/>
    <w:rsid w:val="6216CD14"/>
    <w:rsid w:val="63497970"/>
    <w:rsid w:val="6360BE07"/>
    <w:rsid w:val="661D962B"/>
    <w:rsid w:val="679E430D"/>
    <w:rsid w:val="6DA36CA4"/>
    <w:rsid w:val="768606CA"/>
    <w:rsid w:val="7945EE4E"/>
    <w:rsid w:val="796DD1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14:docId w14:val="5440FFD1"/>
  <w15:docId w15:val="{7E229F6C-C2F4-4BEE-8C12-83E32C8F8A6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宋体"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0" w:unhideWhenUsed="0" w:qFormat="1"/>
    <w:lsdException w:name="annotation text" w:uiPriority="99" w:semiHidden="0" w:qFormat="1"/>
    <w:lsdException w:name="header" w:uiPriority="0" w:semiHidden="0" w:unhideWhenUsed="0" w:qFormat="1"/>
    <w:lsdException w:name="footer" w:uiPriority="99" w:semiHidden="0" w:unhideWhenUsed="0" w:qFormat="1"/>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0" w:unhideWhenUsed="0" w:qFormat="1"/>
    <w:lsdException w:name="annotation reference" w:uiPriority="99" w:semiHidden="0" w:qFormat="1"/>
    <w:lsdException w:name="line number" w:uiPriority="99"/>
    <w:lsdException w:name="page number" w:uiPriority="0" w:unhideWhenUsed="0" w:qFormat="1"/>
    <w:lsdException w:name="endnote reference" w:uiPriority="0" w:unhideWhenUsed="0" w:qFormat="1"/>
    <w:lsdException w:name="endnote text" w:uiPriority="0" w:unhideWhenUsed="0" w:qFormat="1"/>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semiHidden="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qFormat="1"/>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uiPriority w:val="0"/>
    <w:name w:val="Normal"/>
    <w:qFormat/>
    <w:rsid w:val="3731BB75"/>
    <w:rPr>
      <w:noProof w:val="0"/>
      <w:sz w:val="22"/>
      <w:szCs w:val="22"/>
      <w:lang w:val="en-GB" w:eastAsia="zh-CN" w:bidi="ar-SA"/>
    </w:rPr>
    <w:pPr>
      <w:spacing w:after="60"/>
      <w:jc w:val="both"/>
    </w:pPr>
  </w:style>
  <w:style w:type="paragraph" w:styleId="2">
    <w:uiPriority w:val="0"/>
    <w:name w:val="heading 1"/>
    <w:basedOn w:val="1"/>
    <w:next w:val="1"/>
    <w:qFormat/>
    <w:rsid w:val="3731BB75"/>
    <w:rPr>
      <w:b w:val="1"/>
      <w:bCs w:val="1"/>
    </w:rPr>
    <w:pPr>
      <w:keepNext w:val="1"/>
      <w:tabs>
        <w:tab w:val="left" w:leader="none" w:pos="360"/>
      </w:tabs>
      <w:spacing w:before="260" w:after="140"/>
      <w:outlineLvl w:val="0"/>
    </w:pPr>
  </w:style>
  <w:style w:type="paragraph" w:styleId="3">
    <w:uiPriority w:val="0"/>
    <w:name w:val="heading 2"/>
    <w:basedOn w:val="1"/>
    <w:next w:val="1"/>
    <w:qFormat/>
    <w:rsid w:val="3731BB75"/>
    <w:rPr>
      <w:b w:val="1"/>
      <w:bCs w:val="1"/>
      <w:i w:val="1"/>
      <w:iCs w:val="1"/>
    </w:rPr>
    <w:pPr>
      <w:keepNext w:val="1"/>
      <w:tabs>
        <w:tab w:val="left" w:leader="none" w:pos="450"/>
      </w:tabs>
      <w:spacing w:before="200" w:after="140"/>
      <w:outlineLvl w:val="1"/>
    </w:pPr>
  </w:style>
  <w:style w:type="paragraph" w:styleId="4">
    <w:uiPriority w:val="0"/>
    <w:name w:val="heading 3"/>
    <w:basedOn w:val="1"/>
    <w:next w:val="1"/>
    <w:qFormat/>
    <w:rsid w:val="3731BB75"/>
    <w:rPr>
      <w:i w:val="1"/>
      <w:iCs w:val="1"/>
    </w:rPr>
    <w:pPr>
      <w:keepNext w:val="1"/>
      <w:spacing w:before="220" w:after="140"/>
      <w:outlineLvl w:val="2"/>
    </w:pPr>
  </w:style>
  <w:style w:type="paragraph" w:styleId="5">
    <w:uiPriority w:val="0"/>
    <w:name w:val="heading 4"/>
    <w:basedOn w:val="1"/>
    <w:next w:val="1"/>
    <w:qFormat/>
    <w:rsid w:val="3731BB75"/>
    <w:rPr>
      <w:b w:val="1"/>
      <w:bCs w:val="1"/>
      <w:sz w:val="18"/>
      <w:szCs w:val="18"/>
    </w:rPr>
    <w:pPr>
      <w:keepNext w:val="1"/>
      <w:outlineLvl w:val="3"/>
    </w:pPr>
  </w:style>
  <w:style w:type="character" w:styleId="16" w:default="1">
    <w:name w:val="Default Paragraph Font"/>
    <w:semiHidden/>
    <w:unhideWhenUsed/>
    <w:qFormat/>
    <w:uiPriority w:val="1"/>
  </w:style>
  <w:style w:type="table" w:styleId="15" w:default="1">
    <w:name w:val="Normal Table"/>
    <w:semiHidden/>
    <w:unhideWhenUsed/>
    <w:qFormat/>
    <w:uiPriority w:val="99"/>
    <w:tblPr>
      <w:tblCellMar>
        <w:top w:w="0" w:type="dxa"/>
        <w:left w:w="108" w:type="dxa"/>
        <w:bottom w:w="0" w:type="dxa"/>
        <w:right w:w="108" w:type="dxa"/>
      </w:tblCellMar>
    </w:tblPr>
  </w:style>
  <w:style w:type="paragraph" w:styleId="6">
    <w:uiPriority w:val="0"/>
    <w:name w:val="caption"/>
    <w:basedOn w:val="1"/>
    <w:next w:val="1"/>
    <w:qFormat/>
    <w:rsid w:val="3731BB75"/>
    <w:rPr>
      <w:b w:val="1"/>
      <w:bCs w:val="1"/>
    </w:rPr>
    <w:pPr>
      <w:keepNext w:val="1"/>
      <w:spacing w:before="120" w:after="120"/>
      <w:jc w:val="center"/>
    </w:pPr>
  </w:style>
  <w:style w:type="paragraph" w:styleId="7">
    <w:uiPriority w:val="99"/>
    <w:name w:val="annotation text"/>
    <w:basedOn w:val="1"/>
    <w:unhideWhenUsed/>
    <w:link w:val="26"/>
    <w:qFormat/>
    <w:rsid w:val="3731BB75"/>
    <w:rPr>
      <w:sz w:val="20"/>
      <w:szCs w:val="20"/>
    </w:rPr>
  </w:style>
  <w:style w:type="paragraph" w:styleId="8">
    <w:uiPriority w:val="0"/>
    <w:name w:val="endnote text"/>
    <w:basedOn w:val="1"/>
    <w:semiHidden/>
    <w:qFormat/>
    <w:rsid w:val="3731BB75"/>
    <w:rPr>
      <w:sz w:val="18"/>
      <w:szCs w:val="18"/>
    </w:rPr>
  </w:style>
  <w:style w:type="paragraph" w:styleId="9">
    <w:uiPriority w:val="99"/>
    <w:name w:val="Balloon Text"/>
    <w:basedOn w:val="1"/>
    <w:unhideWhenUsed/>
    <w:link w:val="29"/>
    <w:qFormat/>
    <w:rsid w:val="3731BB75"/>
    <w:rPr>
      <w:rFonts w:ascii="Segoe UI" w:hAnsi="Segoe UI" w:eastAsia="宋体" w:cs="Segoe UI"/>
      <w:sz w:val="18"/>
      <w:szCs w:val="18"/>
    </w:rPr>
    <w:pPr>
      <w:spacing w:after="0"/>
    </w:pPr>
  </w:style>
  <w:style w:type="paragraph" w:styleId="10">
    <w:uiPriority w:val="99"/>
    <w:name w:val="footer"/>
    <w:basedOn w:val="1"/>
    <w:link w:val="28"/>
    <w:qFormat/>
    <w:rsid w:val="3731BB75"/>
    <w:pPr>
      <w:tabs>
        <w:tab w:val="center" w:leader="none" w:pos="4320"/>
        <w:tab w:val="right" w:leader="none" w:pos="8640"/>
      </w:tabs>
    </w:pPr>
  </w:style>
  <w:style w:type="paragraph" w:styleId="11">
    <w:uiPriority w:val="0"/>
    <w:name w:val="header"/>
    <w:basedOn w:val="1"/>
    <w:link w:val="25"/>
    <w:qFormat/>
    <w:rsid w:val="3731BB75"/>
    <w:pPr>
      <w:tabs>
        <w:tab w:val="center" w:leader="none" w:pos="4320"/>
        <w:tab w:val="right" w:leader="none" w:pos="8640"/>
      </w:tabs>
    </w:pPr>
  </w:style>
  <w:style w:type="paragraph" w:styleId="12">
    <w:uiPriority w:val="0"/>
    <w:name w:val="footnote text"/>
    <w:basedOn w:val="1"/>
    <w:semiHidden/>
    <w:qFormat/>
    <w:rsid w:val="3731BB75"/>
    <w:rPr>
      <w:sz w:val="18"/>
      <w:szCs w:val="18"/>
    </w:rPr>
  </w:style>
  <w:style w:type="paragraph" w:styleId="13">
    <w:uiPriority w:val="99"/>
    <w:name w:val="Normal (Web)"/>
    <w:basedOn w:val="1"/>
    <w:unhideWhenUsed/>
    <w:qFormat/>
    <w:rsid w:val="3731BB75"/>
    <w:rPr>
      <w:sz w:val="24"/>
      <w:szCs w:val="24"/>
    </w:rPr>
    <w:pPr>
      <w:spacing w:beforeAutospacing="on" w:afterAutospacing="on"/>
      <w:jc w:val="left"/>
    </w:pPr>
  </w:style>
  <w:style w:type="paragraph" w:styleId="14">
    <w:uiPriority w:val="99"/>
    <w:name w:val="annotation subject"/>
    <w:basedOn w:val="7"/>
    <w:next w:val="7"/>
    <w:unhideWhenUsed/>
    <w:link w:val="30"/>
    <w:qFormat/>
    <w:rsid w:val="3731BB75"/>
    <w:rPr>
      <w:b w:val="1"/>
      <w:bCs w:val="1"/>
    </w:rPr>
  </w:style>
  <w:style w:type="character" w:styleId="17">
    <w:name w:val="Strong"/>
    <w:qFormat/>
    <w:uiPriority w:val="22"/>
    <w:rPr>
      <w:b/>
      <w:bCs/>
    </w:rPr>
  </w:style>
  <w:style w:type="character" w:styleId="18">
    <w:name w:val="endnote reference"/>
    <w:semiHidden/>
    <w:qFormat/>
    <w:uiPriority w:val="0"/>
    <w:rPr>
      <w:vertAlign w:val="superscript"/>
    </w:rPr>
  </w:style>
  <w:style w:type="character" w:styleId="19">
    <w:name w:val="page number"/>
    <w:basedOn w:val="16"/>
    <w:semiHidden/>
    <w:qFormat/>
    <w:uiPriority w:val="0"/>
  </w:style>
  <w:style w:type="character" w:styleId="20">
    <w:name w:val="FollowedHyperlink"/>
    <w:unhideWhenUsed/>
    <w:qFormat/>
    <w:uiPriority w:val="99"/>
    <w:rPr>
      <w:color w:val="954F72"/>
      <w:u w:val="single"/>
    </w:rPr>
  </w:style>
  <w:style w:type="character" w:styleId="21">
    <w:name w:val="Emphasis"/>
    <w:qFormat/>
    <w:uiPriority w:val="20"/>
    <w:rPr>
      <w:i/>
      <w:iCs/>
    </w:rPr>
  </w:style>
  <w:style w:type="character" w:styleId="22">
    <w:name w:val="Hyperlink"/>
    <w:unhideWhenUsed/>
    <w:uiPriority w:val="99"/>
    <w:rPr>
      <w:color w:val="0000FF"/>
      <w:u w:val="single"/>
    </w:rPr>
  </w:style>
  <w:style w:type="character" w:styleId="23">
    <w:name w:val="annotation reference"/>
    <w:unhideWhenUsed/>
    <w:qFormat/>
    <w:uiPriority w:val="99"/>
    <w:rPr>
      <w:sz w:val="16"/>
      <w:szCs w:val="16"/>
    </w:rPr>
  </w:style>
  <w:style w:type="character" w:styleId="24">
    <w:name w:val="footnote reference"/>
    <w:semiHidden/>
    <w:qFormat/>
    <w:uiPriority w:val="0"/>
    <w:rPr>
      <w:vertAlign w:val="superscript"/>
    </w:rPr>
  </w:style>
  <w:style w:type="character" w:styleId="25" w:customStyle="true">
    <w:uiPriority w:val="0"/>
    <w:name w:val="页眉 Char"/>
    <w:link w:val="11"/>
    <w:rsid w:val="3731BB75"/>
    <w:rPr>
      <w:noProof w:val="0"/>
      <w:sz w:val="22"/>
      <w:szCs w:val="22"/>
      <w:lang w:val="en-GB"/>
    </w:rPr>
  </w:style>
  <w:style w:type="character" w:styleId="26" w:customStyle="true">
    <w:uiPriority w:val="99"/>
    <w:name w:val="批注文字 Char"/>
    <w:basedOn w:val="16"/>
    <w:semiHidden/>
    <w:link w:val="7"/>
    <w:rsid w:val="3731BB75"/>
    <w:rPr>
      <w:noProof w:val="0"/>
      <w:lang w:val="en-GB"/>
    </w:rPr>
  </w:style>
  <w:style w:type="character" w:styleId="27" w:customStyle="1">
    <w:name w:val="未处理的提及1"/>
    <w:qFormat/>
    <w:uiPriority w:val="52"/>
    <w:rPr>
      <w:color w:val="808080"/>
      <w:shd w:val="clear" w:color="auto" w:fill="E6E6E6"/>
    </w:rPr>
  </w:style>
  <w:style w:type="character" w:styleId="28" w:customStyle="true">
    <w:uiPriority w:val="99"/>
    <w:name w:val="页脚 Char"/>
    <w:link w:val="10"/>
    <w:rsid w:val="3731BB75"/>
    <w:rPr>
      <w:noProof w:val="0"/>
      <w:sz w:val="22"/>
      <w:szCs w:val="22"/>
      <w:lang w:val="en-GB"/>
    </w:rPr>
  </w:style>
  <w:style w:type="character" w:styleId="29" w:customStyle="true">
    <w:uiPriority w:val="99"/>
    <w:name w:val="批注框文本 Char"/>
    <w:semiHidden/>
    <w:link w:val="9"/>
    <w:rsid w:val="3731BB75"/>
    <w:rPr>
      <w:rFonts w:ascii="Segoe UI" w:hAnsi="Segoe UI" w:cs="Segoe UI"/>
      <w:noProof w:val="0"/>
      <w:sz w:val="18"/>
      <w:szCs w:val="18"/>
      <w:lang w:val="en-GB"/>
    </w:rPr>
  </w:style>
  <w:style w:type="character" w:styleId="30" w:customStyle="true">
    <w:uiPriority w:val="99"/>
    <w:name w:val="批注主题 Char"/>
    <w:semiHidden/>
    <w:link w:val="14"/>
    <w:rsid w:val="3731BB75"/>
    <w:rPr>
      <w:b w:val="1"/>
      <w:bCs w:val="1"/>
      <w:noProof w:val="0"/>
      <w:lang w:val="en-GB"/>
    </w:rPr>
  </w:style>
  <w:style w:type="paragraph" w:styleId="31" w:customStyle="true">
    <w:uiPriority w:val="0"/>
    <w:name w:val="keyword"/>
    <w:basedOn w:val="1"/>
    <w:qFormat/>
    <w:rsid w:val="3731BB75"/>
    <w:pPr>
      <w:spacing w:before="280"/>
    </w:pPr>
  </w:style>
  <w:style w:type="paragraph" w:styleId="32" w:customStyle="true">
    <w:uiPriority w:val="0"/>
    <w:name w:val="标题1"/>
    <w:basedOn w:val="1"/>
    <w:qFormat/>
    <w:rsid w:val="3731BB75"/>
    <w:rPr>
      <w:b w:val="1"/>
      <w:bCs w:val="1"/>
      <w:sz w:val="28"/>
      <w:szCs w:val="28"/>
    </w:rPr>
    <w:pPr>
      <w:spacing w:before="600" w:after="240"/>
      <w:jc w:val="center"/>
      <w:outlineLvl w:val="0"/>
    </w:pPr>
  </w:style>
  <w:style w:type="paragraph" w:styleId="33" w:customStyle="true">
    <w:uiPriority w:val="0"/>
    <w:name w:val="equation"/>
    <w:basedOn w:val="1"/>
    <w:qFormat/>
    <w:rsid w:val="3731BB75"/>
    <w:pPr>
      <w:tabs>
        <w:tab w:val="left" w:leader="none" w:pos="4680"/>
      </w:tabs>
      <w:spacing w:before="100" w:after="100"/>
    </w:pPr>
  </w:style>
  <w:style w:type="paragraph" w:styleId="34" w:customStyle="true">
    <w:uiPriority w:val="0"/>
    <w:name w:val="author"/>
    <w:basedOn w:val="3"/>
    <w:qFormat/>
    <w:rsid w:val="3731BB75"/>
    <w:rPr>
      <w:sz w:val="20"/>
      <w:szCs w:val="20"/>
    </w:rPr>
    <w:pPr>
      <w:spacing w:after="680"/>
      <w:jc w:val="center"/>
    </w:pPr>
  </w:style>
  <w:style w:type="paragraph" w:styleId="35">
    <w:uiPriority w:val="34"/>
    <w:name w:val="List Paragraph"/>
    <w:basedOn w:val="1"/>
    <w:qFormat/>
    <w:rsid w:val="3731BB75"/>
    <w:rPr>
      <w:rFonts w:ascii="Calibri" w:hAnsi="Calibri" w:eastAsia="宋体" w:cs="Times New Roman"/>
      <w:sz w:val="24"/>
      <w:szCs w:val="24"/>
    </w:rPr>
    <w:pPr>
      <w:widowControl w:val="0"/>
      <w:spacing w:after="0"/>
      <w:ind w:firstLine="420"/>
    </w:pPr>
  </w:style>
  <w:style w:type="paragraph" w:styleId="36" w:customStyle="true">
    <w:uiPriority w:val="0"/>
    <w:name w:val="References"/>
    <w:basedOn w:val="1"/>
    <w:qFormat/>
    <w:rsid w:val="3731BB75"/>
    <w:rPr>
      <w:rFonts w:ascii="Times New Roman" w:hAnsi="Times New Roman" w:eastAsia="Times New Roman" w:cs="Times New Roman"/>
      <w:sz w:val="16"/>
      <w:szCs w:val="16"/>
      <w:lang w:eastAsia="en-US"/>
    </w:rPr>
    <w:pPr>
      <w:numPr>
        <w:ilvl w:val="0"/>
        <w:numId w:val="1"/>
      </w:numPr>
      <w:tabs>
        <w:tab w:val="left" w:leader="none" w:pos="1170"/>
      </w:tabs>
      <w:spacing w:after="0"/>
      <w:ind w:left="1170" w:hanging="360"/>
    </w:pPr>
  </w:style>
  <w:style w:type="paragraph" w:styleId="37" w:customStyle="true">
    <w:uiPriority w:val="0"/>
    <w:name w:val="PARA"/>
    <w:basedOn w:val="1"/>
    <w:qFormat/>
    <w:rsid w:val="3731BB75"/>
    <w:rPr>
      <w:rFonts w:ascii="Times New Roman" w:hAnsi="Times New Roman" w:eastAsia="宋体" w:cs="TimesLTStd-Roman"/>
      <w:sz w:val="20"/>
      <w:szCs w:val="20"/>
      <w:lang w:eastAsia="en-US"/>
    </w:rPr>
    <w:pPr>
      <w:spacing w:after="0" w:line="240" w:lineRule="exact"/>
    </w:pPr>
  </w:style>
  <w:style w:type="paragraph" w:styleId="38" w:customStyle="true">
    <w:uiPriority w:val="0"/>
    <w:name w:val="PARA_Indent"/>
    <w:basedOn w:val="37"/>
    <w:qFormat/>
    <w:rsid w:val="3731BB75"/>
    <w:pPr>
      <w:ind w:firstLine="200"/>
    </w:pPr>
  </w:style>
  <w:style w:type="character" w:styleId="39" w:customStyle="1">
    <w:name w:val="ITAL"/>
    <w:qFormat/>
    <w:uiPriority w:val="0"/>
    <w:rPr>
      <w:i/>
    </w:rPr>
  </w:style>
  <w:style w:type="paragraph" w:styleId="40" w:customStyle="true">
    <w:uiPriority w:val="0"/>
    <w:name w:val="MDPI_7.1_References"/>
    <w:basedOn w:val="1"/>
    <w:qFormat/>
    <w:rsid w:val="3731BB75"/>
    <w:rPr>
      <w:rFonts w:ascii="Palatino Linotype" w:hAnsi="Palatino Linotype" w:eastAsia="Times New Roman" w:cs="Times New Roman"/>
      <w:color w:val="000000" w:themeColor="text1" w:themeTint="FF" w:themeShade="FF"/>
      <w:sz w:val="18"/>
      <w:szCs w:val="18"/>
      <w:lang w:eastAsia="de-DE" w:bidi="en-US"/>
    </w:rPr>
    <w:pPr>
      <w:numPr>
        <w:ilvl w:val="0"/>
        <w:numId w:val="2"/>
      </w:numPr>
      <w:spacing w:after="0" w:line="260" w:lineRule="atLeast"/>
      <w:ind w:left="425" w:hanging="425"/>
    </w:pPr>
  </w:style>
  <w:style w:type="paragraph" w:styleId="Heading5">
    <w:uiPriority w:val="9"/>
    <w:name w:val="heading 5"/>
    <w:basedOn w:val="1"/>
    <w:next w:val="1"/>
    <w:unhideWhenUsed/>
    <w:link w:val="Heading5Char"/>
    <w:qFormat/>
    <w:rsid w:val="3731BB75"/>
    <w:rPr>
      <w:rFonts w:ascii="Calibri" w:hAnsi="Calibri" w:eastAsia="ＭＳ ゴシック" w:cs="" w:asciiTheme="majorAscii" w:hAnsiTheme="majorAscii" w:eastAsiaTheme="majorEastAsia" w:cstheme="majorBidi"/>
      <w:color w:val="365F91" w:themeColor="accent1" w:themeTint="FF" w:themeShade="BF"/>
    </w:rPr>
    <w:pPr>
      <w:keepNext w:val="1"/>
      <w:keepLines w:val="1"/>
      <w:spacing w:before="40" w:after="0"/>
      <w:outlineLvl w:val="4"/>
    </w:pPr>
  </w:style>
  <w:style w:type="paragraph" w:styleId="Heading6">
    <w:uiPriority w:val="9"/>
    <w:name w:val="heading 6"/>
    <w:basedOn w:val="1"/>
    <w:next w:val="1"/>
    <w:unhideWhenUsed/>
    <w:link w:val="Heading6Char"/>
    <w:qFormat/>
    <w:rsid w:val="3731BB75"/>
    <w:rPr>
      <w:rFonts w:ascii="Calibri" w:hAnsi="Calibri" w:eastAsia="ＭＳ ゴシック" w:cs="" w:asciiTheme="majorAscii" w:hAnsiTheme="majorAscii" w:eastAsiaTheme="majorEastAsia" w:cstheme="majorBidi"/>
      <w:color w:val="243F60"/>
    </w:rPr>
    <w:pPr>
      <w:keepNext w:val="1"/>
      <w:keepLines w:val="1"/>
      <w:spacing w:before="40" w:after="0"/>
      <w:outlineLvl w:val="5"/>
    </w:pPr>
  </w:style>
  <w:style w:type="paragraph" w:styleId="Heading7">
    <w:uiPriority w:val="9"/>
    <w:name w:val="heading 7"/>
    <w:basedOn w:val="1"/>
    <w:next w:val="1"/>
    <w:unhideWhenUsed/>
    <w:link w:val="Heading7Char"/>
    <w:qFormat/>
    <w:rsid w:val="3731BB75"/>
    <w:rPr>
      <w:rFonts w:ascii="Calibri" w:hAnsi="Calibri" w:eastAsia="ＭＳ ゴシック" w:cs=""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1"/>
    <w:next w:val="1"/>
    <w:unhideWhenUsed/>
    <w:link w:val="Heading8Char"/>
    <w:qFormat/>
    <w:rsid w:val="3731BB75"/>
    <w:rPr>
      <w:rFonts w:ascii="Calibri" w:hAnsi="Calibri" w:eastAsia="ＭＳ ゴシック"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1"/>
    <w:next w:val="1"/>
    <w:unhideWhenUsed/>
    <w:link w:val="Heading9Char"/>
    <w:qFormat/>
    <w:rsid w:val="3731BB75"/>
    <w:rPr>
      <w:rFonts w:ascii="Calibri" w:hAnsi="Calibri" w:eastAsia="ＭＳ ゴシック"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1"/>
    <w:next w:val="1"/>
    <w:link w:val="TitleChar"/>
    <w:qFormat/>
    <w:rsid w:val="3731BB75"/>
    <w:rPr>
      <w:rFonts w:ascii="Calibri" w:hAnsi="Calibri" w:eastAsia="ＭＳ ゴシック"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1"/>
    <w:next w:val="1"/>
    <w:link w:val="SubtitleChar"/>
    <w:qFormat/>
    <w:rsid w:val="3731BB75"/>
    <w:rPr>
      <w:rFonts w:ascii="Times New Roman" w:hAnsi="Times New Roman" w:eastAsia="ＭＳ 明朝" w:cs="Times New Roman" w:eastAsiaTheme="minorEastAsia"/>
      <w:color w:val="5A5A5A"/>
    </w:rPr>
  </w:style>
  <w:style w:type="paragraph" w:styleId="Quote">
    <w:uiPriority w:val="29"/>
    <w:name w:val="Quote"/>
    <w:basedOn w:val="1"/>
    <w:next w:val="1"/>
    <w:link w:val="QuoteChar"/>
    <w:qFormat/>
    <w:rsid w:val="3731BB75"/>
    <w:rPr>
      <w:i w:val="1"/>
      <w:iCs w:val="1"/>
      <w:color w:val="404040" w:themeColor="text1" w:themeTint="BF" w:themeShade="FF"/>
    </w:rPr>
    <w:pPr>
      <w:spacing w:before="200"/>
      <w:ind w:left="864" w:right="864"/>
      <w:jc w:val="center"/>
    </w:pPr>
  </w:style>
  <w:style w:type="paragraph" w:styleId="IntenseQuote">
    <w:uiPriority w:val="30"/>
    <w:name w:val="Intense Quote"/>
    <w:basedOn w:val="1"/>
    <w:next w:val="1"/>
    <w:link w:val="IntenseQuoteChar"/>
    <w:qFormat/>
    <w:rsid w:val="3731BB75"/>
    <w:rPr>
      <w:i w:val="1"/>
      <w:iCs w:val="1"/>
      <w:color w:val="4F81BD" w:themeColor="accent1" w:themeTint="FF" w:themeShade="FF"/>
    </w:rPr>
    <w:pPr>
      <w:spacing w:before="360" w:after="360"/>
      <w:ind w:left="864" w:right="864"/>
      <w:jc w:val="center"/>
    </w:pPr>
  </w:style>
  <w:style w:type="character" w:styleId="Heading5Char" w:customStyle="true">
    <w:uiPriority w:val="9"/>
    <w:name w:val="Heading 5 Char"/>
    <w:basedOn w:val="16"/>
    <w:link w:val="Heading5"/>
    <w:rsid w:val="3731BB75"/>
    <w:rPr>
      <w:rFonts w:ascii="Calibri" w:hAnsi="Calibri" w:eastAsia="ＭＳ ゴシック" w:cs="" w:asciiTheme="majorAscii" w:hAnsiTheme="majorAscii" w:eastAsiaTheme="majorEastAsia" w:cstheme="majorBidi"/>
      <w:noProof w:val="0"/>
      <w:color w:val="365F91" w:themeColor="accent1" w:themeTint="FF" w:themeShade="BF"/>
      <w:lang w:val="en-GB"/>
    </w:rPr>
  </w:style>
  <w:style w:type="character" w:styleId="Heading6Char" w:customStyle="true">
    <w:uiPriority w:val="9"/>
    <w:name w:val="Heading 6 Char"/>
    <w:basedOn w:val="16"/>
    <w:link w:val="Heading6"/>
    <w:rsid w:val="3731BB75"/>
    <w:rPr>
      <w:rFonts w:ascii="Calibri" w:hAnsi="Calibri" w:eastAsia="ＭＳ ゴシック" w:cs="" w:asciiTheme="majorAscii" w:hAnsiTheme="majorAscii" w:eastAsiaTheme="majorEastAsia" w:cstheme="majorBidi"/>
      <w:noProof w:val="0"/>
      <w:color w:val="243F60"/>
      <w:lang w:val="en-GB"/>
    </w:rPr>
  </w:style>
  <w:style w:type="character" w:styleId="Heading7Char" w:customStyle="true">
    <w:uiPriority w:val="9"/>
    <w:name w:val="Heading 7 Char"/>
    <w:basedOn w:val="16"/>
    <w:link w:val="Heading7"/>
    <w:rsid w:val="3731BB75"/>
    <w:rPr>
      <w:rFonts w:ascii="Calibri" w:hAnsi="Calibri" w:eastAsia="ＭＳ ゴシック" w:cs="" w:asciiTheme="majorAscii" w:hAnsiTheme="majorAscii" w:eastAsiaTheme="majorEastAsia" w:cstheme="majorBidi"/>
      <w:i w:val="1"/>
      <w:iCs w:val="1"/>
      <w:noProof w:val="0"/>
      <w:color w:val="243F60"/>
      <w:lang w:val="en-GB"/>
    </w:rPr>
  </w:style>
  <w:style w:type="character" w:styleId="Heading8Char" w:customStyle="true">
    <w:uiPriority w:val="9"/>
    <w:name w:val="Heading 8 Char"/>
    <w:basedOn w:val="16"/>
    <w:link w:val="Heading8"/>
    <w:rsid w:val="3731BB75"/>
    <w:rPr>
      <w:rFonts w:ascii="Calibri" w:hAnsi="Calibri" w:eastAsia="ＭＳ ゴシック"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16"/>
    <w:link w:val="Heading9"/>
    <w:rsid w:val="3731BB75"/>
    <w:rPr>
      <w:rFonts w:ascii="Calibri" w:hAnsi="Calibri" w:eastAsia="ＭＳ ゴシック"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16"/>
    <w:link w:val="Title"/>
    <w:rsid w:val="3731BB75"/>
    <w:rPr>
      <w:rFonts w:ascii="Calibri" w:hAnsi="Calibri" w:eastAsia="ＭＳ ゴシック" w:cs="" w:asciiTheme="majorAscii" w:hAnsiTheme="majorAscii" w:eastAsiaTheme="majorEastAsia" w:cstheme="majorBidi"/>
      <w:noProof w:val="0"/>
      <w:sz w:val="56"/>
      <w:szCs w:val="56"/>
      <w:lang w:val="en-GB"/>
    </w:rPr>
  </w:style>
  <w:style w:type="character" w:styleId="SubtitleChar" w:customStyle="true">
    <w:uiPriority w:val="11"/>
    <w:name w:val="Subtitle Char"/>
    <w:basedOn w:val="16"/>
    <w:link w:val="Subtitle"/>
    <w:rsid w:val="3731BB75"/>
    <w:rPr>
      <w:rFonts w:ascii="Times New Roman" w:hAnsi="Times New Roman" w:eastAsia="ＭＳ 明朝" w:cs="Times New Roman" w:eastAsiaTheme="minorEastAsia"/>
      <w:noProof w:val="0"/>
      <w:color w:val="5A5A5A"/>
      <w:lang w:val="en-GB"/>
    </w:rPr>
  </w:style>
  <w:style w:type="character" w:styleId="QuoteChar" w:customStyle="true">
    <w:uiPriority w:val="29"/>
    <w:name w:val="Quote Char"/>
    <w:basedOn w:val="16"/>
    <w:link w:val="Quote"/>
    <w:rsid w:val="3731BB75"/>
    <w:rPr>
      <w:i w:val="1"/>
      <w:iCs w:val="1"/>
      <w:noProof w:val="0"/>
      <w:color w:val="404040" w:themeColor="text1" w:themeTint="BF" w:themeShade="FF"/>
      <w:lang w:val="en-GB"/>
    </w:rPr>
  </w:style>
  <w:style w:type="character" w:styleId="IntenseQuoteChar" w:customStyle="true">
    <w:uiPriority w:val="30"/>
    <w:name w:val="Intense Quote Char"/>
    <w:basedOn w:val="16"/>
    <w:link w:val="IntenseQuote"/>
    <w:rsid w:val="3731BB75"/>
    <w:rPr>
      <w:i w:val="1"/>
      <w:iCs w:val="1"/>
      <w:noProof w:val="0"/>
      <w:color w:val="4F81BD" w:themeColor="accent1" w:themeTint="FF" w:themeShade="FF"/>
      <w:lang w:val="en-GB"/>
    </w:rPr>
  </w:style>
  <w:style w:type="paragraph" w:styleId="TOC1">
    <w:uiPriority w:val="39"/>
    <w:name w:val="toc 1"/>
    <w:basedOn w:val="1"/>
    <w:next w:val="1"/>
    <w:unhideWhenUsed/>
    <w:rsid w:val="3731BB75"/>
    <w:pPr>
      <w:spacing w:after="100"/>
    </w:pPr>
  </w:style>
  <w:style w:type="paragraph" w:styleId="TOC2">
    <w:uiPriority w:val="39"/>
    <w:name w:val="toc 2"/>
    <w:basedOn w:val="1"/>
    <w:next w:val="1"/>
    <w:unhideWhenUsed/>
    <w:rsid w:val="3731BB75"/>
    <w:pPr>
      <w:spacing w:after="100"/>
      <w:ind w:left="220"/>
    </w:pPr>
  </w:style>
  <w:style w:type="paragraph" w:styleId="TOC3">
    <w:uiPriority w:val="39"/>
    <w:name w:val="toc 3"/>
    <w:basedOn w:val="1"/>
    <w:next w:val="1"/>
    <w:unhideWhenUsed/>
    <w:rsid w:val="3731BB75"/>
    <w:pPr>
      <w:spacing w:after="100"/>
      <w:ind w:left="440"/>
    </w:pPr>
  </w:style>
  <w:style w:type="paragraph" w:styleId="TOC4">
    <w:uiPriority w:val="39"/>
    <w:name w:val="toc 4"/>
    <w:basedOn w:val="1"/>
    <w:next w:val="1"/>
    <w:unhideWhenUsed/>
    <w:rsid w:val="3731BB75"/>
    <w:pPr>
      <w:spacing w:after="100"/>
      <w:ind w:left="660"/>
    </w:pPr>
  </w:style>
  <w:style w:type="paragraph" w:styleId="TOC5">
    <w:uiPriority w:val="39"/>
    <w:name w:val="toc 5"/>
    <w:basedOn w:val="1"/>
    <w:next w:val="1"/>
    <w:unhideWhenUsed/>
    <w:rsid w:val="3731BB75"/>
    <w:pPr>
      <w:spacing w:after="100"/>
      <w:ind w:left="880"/>
    </w:pPr>
  </w:style>
  <w:style w:type="paragraph" w:styleId="TOC6">
    <w:uiPriority w:val="39"/>
    <w:name w:val="toc 6"/>
    <w:basedOn w:val="1"/>
    <w:next w:val="1"/>
    <w:unhideWhenUsed/>
    <w:rsid w:val="3731BB75"/>
    <w:pPr>
      <w:spacing w:after="100"/>
      <w:ind w:left="1100"/>
    </w:pPr>
  </w:style>
  <w:style w:type="paragraph" w:styleId="TOC7">
    <w:uiPriority w:val="39"/>
    <w:name w:val="toc 7"/>
    <w:basedOn w:val="1"/>
    <w:next w:val="1"/>
    <w:unhideWhenUsed/>
    <w:rsid w:val="3731BB75"/>
    <w:pPr>
      <w:spacing w:after="100"/>
      <w:ind w:left="1320"/>
    </w:pPr>
  </w:style>
  <w:style w:type="paragraph" w:styleId="TOC8">
    <w:uiPriority w:val="39"/>
    <w:name w:val="toc 8"/>
    <w:basedOn w:val="1"/>
    <w:next w:val="1"/>
    <w:unhideWhenUsed/>
    <w:rsid w:val="3731BB75"/>
    <w:pPr>
      <w:spacing w:after="100"/>
      <w:ind w:left="1540"/>
    </w:pPr>
  </w:style>
  <w:style w:type="paragraph" w:styleId="TOC9">
    <w:uiPriority w:val="39"/>
    <w:name w:val="toc 9"/>
    <w:basedOn w:val="1"/>
    <w:next w:val="1"/>
    <w:unhideWhenUsed/>
    <w:rsid w:val="3731BB75"/>
    <w:pPr>
      <w:spacing w:after="100"/>
      <w:ind w:left="1760"/>
    </w:pPr>
  </w:style>
  <w:style xmlns:w="http://schemas.openxmlformats.org/wordprocessingml/2006/main" w:type="table" w:styleId="TableGrid">
    <w:name xmlns:w="http://schemas.openxmlformats.org/wordprocessingml/2006/main" w:val="Table Grid"/>
    <w:basedOn xmlns:w="http://schemas.openxmlformats.org/wordprocessingml/2006/main" w:val="15"/>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footer" Target="footer1.xml" Id="rId7" /><Relationship Type="http://schemas.openxmlformats.org/officeDocument/2006/relationships/header" Target="header3.xml" Id="rId6" /><Relationship Type="http://schemas.openxmlformats.org/officeDocument/2006/relationships/header" Target="header2.xml" Id="rId5" /><Relationship Type="http://schemas.openxmlformats.org/officeDocument/2006/relationships/header" Target="header1.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customXml" Target="../customXml/item1.xml" Id="rId15" /><Relationship Type="http://schemas.openxmlformats.org/officeDocument/2006/relationships/numbering" Target="numbering.xml" Id="rId14" /><Relationship Type="http://schemas.openxmlformats.org/officeDocument/2006/relationships/styles" Target="styles.xml" Id="rId1" /><Relationship Type="http://schemas.microsoft.com/office/2020/10/relationships/intelligence" Target="/word/intelligence2.xml" Id="R9abc98f5709f40e1" /><Relationship Type="http://schemas.openxmlformats.org/officeDocument/2006/relationships/image" Target="/media/image22.jpg" Id="R66de302bc09344e2" /><Relationship Type="http://schemas.openxmlformats.org/officeDocument/2006/relationships/image" Target="/media/image24.jpg" Id="R5bb9cd5baa064199" /><Relationship Type="http://schemas.openxmlformats.org/officeDocument/2006/relationships/image" Target="/media/image14.jpg" Id="R54a1326f813a4cbb" /><Relationship Type="http://schemas.openxmlformats.org/officeDocument/2006/relationships/image" Target="/media/image1d.jpg" Id="R344bff673dcc4b8a" /><Relationship Type="http://schemas.openxmlformats.org/officeDocument/2006/relationships/image" Target="/media/image1e.jpg" Id="R9a8c1121ed614928" /><Relationship Type="http://schemas.openxmlformats.org/officeDocument/2006/relationships/image" Target="/media/image1f.jpg" Id="R6739eec117ef4deb" /><Relationship Type="http://schemas.openxmlformats.org/officeDocument/2006/relationships/image" Target="/media/image20.jpg" Id="R22df5cf29e87490e" /><Relationship Type="http://schemas.openxmlformats.org/officeDocument/2006/relationships/image" Target="/media/image21.jpg" Id="R06cbea2c950647a7" /><Relationship Type="http://schemas.openxmlformats.org/officeDocument/2006/relationships/image" Target="/media/image23.jpg" Id="R98f1e58d223745bf" /><Relationship Type="http://schemas.openxmlformats.org/officeDocument/2006/relationships/image" Target="/media/image3d.jpg" Id="R02e38818baba49c4" /><Relationship Type="http://schemas.openxmlformats.org/officeDocument/2006/relationships/image" Target="/media/image3e.jpg" Id="Rbd93a10fcaa442e9" /><Relationship Type="http://schemas.openxmlformats.org/officeDocument/2006/relationships/image" Target="/media/image1c.jpg" Id="R070a30d4d6d34ddc" /><Relationship Type="http://schemas.openxmlformats.org/officeDocument/2006/relationships/image" Target="/media/image26.jpg" Id="R0830280e480b45ae" /><Relationship Type="http://schemas.openxmlformats.org/officeDocument/2006/relationships/image" Target="/media/image27.jpg" Id="R1379975401b44cac" /><Relationship Type="http://schemas.openxmlformats.org/officeDocument/2006/relationships/image" Target="/media/image12.jpg" Id="Ra208a4a9408f4e4f" /><Relationship Type="http://schemas.openxmlformats.org/officeDocument/2006/relationships/image" Target="/media/image13.jpg" Id="R87b86162910546e8" /><Relationship Type="http://schemas.openxmlformats.org/officeDocument/2006/relationships/image" Target="/media/image15.jpg" Id="Rc9737a9084154dff" /><Relationship Type="http://schemas.openxmlformats.org/officeDocument/2006/relationships/image" Target="/media/image16.jpg" Id="Re569a7ce89d0437d" /><Relationship Type="http://schemas.openxmlformats.org/officeDocument/2006/relationships/image" Target="/media/image17.jpg" Id="R6272a3c7b8764397" /><Relationship Type="http://schemas.openxmlformats.org/officeDocument/2006/relationships/image" Target="/media/image18.jpg" Id="R14c89447bd954812" /></Relationships>
</file>

<file path=word/_rels/footer1.xml.rels>&#65279;<?xml version="1.0" encoding="utf-8"?><Relationships xmlns="http://schemas.openxmlformats.org/package/2006/relationships"><Relationship Type="http://schemas.openxmlformats.org/officeDocument/2006/relationships/image" Target="/media/image4.png" Id="R60da1131c8b04197" /></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ap:Template>
  <ap:Company>Dell Computer Corporation</ap:Company>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2020-05-31T12:47:00.0000000Z</dcterms:created>
  <dc:creator>becky</dc:creator>
  <lastModifiedBy>Karoki Mũgambi</lastModifiedBy>
  <lastPrinted>2018-01-06T12:24:00.0000000Z</lastPrinted>
  <dcterms:modified xsi:type="dcterms:W3CDTF">2023-10-23T00:57:43.7946582Z</dcterms:modified>
  <dc:title>Manuscript Preparation Instruction for Publishing in Computer Modeling in Engineering and Science (CMES)</dc:title>
  <revision>84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MTWinEqns">
    <vt:bool>true</vt:bool>
  </property>
  <property fmtid="{D5CDD505-2E9C-101B-9397-08002B2CF9AE}" pid="4" name="ICV">
    <vt:lpwstr>3A902667E037429DA69F477376FBE5DC_13</vt:lpwstr>
  </property>
</Properties>
</file>